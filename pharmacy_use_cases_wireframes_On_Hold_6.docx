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188A5D" w14:textId="77777777" w:rsidR="00105912" w:rsidRDefault="00105912">
      <w:pPr>
        <w:pStyle w:val="Title"/>
        <w:jc w:val="center"/>
        <w:rPr>
          <w:sz w:val="32"/>
          <w:szCs w:val="32"/>
        </w:rPr>
      </w:pPr>
    </w:p>
    <w:p w14:paraId="0480F645" w14:textId="77777777" w:rsidR="00105912" w:rsidRDefault="00105912">
      <w:pPr>
        <w:pStyle w:val="Title"/>
        <w:jc w:val="center"/>
        <w:rPr>
          <w:sz w:val="32"/>
          <w:szCs w:val="32"/>
        </w:rPr>
      </w:pPr>
    </w:p>
    <w:p w14:paraId="62745881" w14:textId="77777777" w:rsidR="00105912" w:rsidRDefault="00105912">
      <w:pPr>
        <w:pStyle w:val="Title"/>
        <w:jc w:val="center"/>
        <w:rPr>
          <w:sz w:val="32"/>
          <w:szCs w:val="32"/>
        </w:rPr>
      </w:pPr>
    </w:p>
    <w:p w14:paraId="247449D8" w14:textId="77777777" w:rsidR="00105912" w:rsidRDefault="00105912">
      <w:pPr>
        <w:pStyle w:val="Title"/>
        <w:jc w:val="center"/>
        <w:rPr>
          <w:sz w:val="32"/>
          <w:szCs w:val="32"/>
        </w:rPr>
      </w:pPr>
    </w:p>
    <w:p w14:paraId="1C41BC69" w14:textId="77777777" w:rsidR="00105912" w:rsidRDefault="00105912">
      <w:pPr>
        <w:pStyle w:val="Title"/>
        <w:jc w:val="center"/>
        <w:rPr>
          <w:sz w:val="32"/>
          <w:szCs w:val="32"/>
        </w:rPr>
      </w:pPr>
    </w:p>
    <w:p w14:paraId="20E5D2ED" w14:textId="77777777" w:rsidR="00105912" w:rsidRDefault="00756F4E">
      <w:pPr>
        <w:pStyle w:val="Title"/>
        <w:jc w:val="center"/>
        <w:rPr>
          <w:b/>
          <w:bCs/>
          <w:sz w:val="32"/>
          <w:szCs w:val="32"/>
        </w:rPr>
      </w:pPr>
      <w:r>
        <w:rPr>
          <w:b/>
          <w:bCs/>
          <w:sz w:val="32"/>
          <w:szCs w:val="32"/>
        </w:rPr>
        <w:t>PHARMACY ORDERS ON-HOLD</w:t>
      </w:r>
    </w:p>
    <w:p w14:paraId="2BD98C37" w14:textId="77777777" w:rsidR="00105912" w:rsidRDefault="00756F4E">
      <w:pPr>
        <w:pStyle w:val="TextBody"/>
        <w:jc w:val="right"/>
      </w:pPr>
      <w:r>
        <w:t xml:space="preserve">                                                                                              </w:t>
      </w:r>
    </w:p>
    <w:p w14:paraId="53E4E3B6" w14:textId="77777777" w:rsidR="00105912" w:rsidRDefault="00756F4E">
      <w:pPr>
        <w:pStyle w:val="TextBody"/>
      </w:pPr>
      <w:r>
        <w:tab/>
      </w:r>
    </w:p>
    <w:p w14:paraId="0F008CC5" w14:textId="77777777" w:rsidR="00105912" w:rsidRDefault="00756F4E">
      <w:pPr>
        <w:pStyle w:val="TextBody"/>
      </w:pPr>
      <w:r>
        <w:t>In this section, we will study the use-cases and the wire-frames describing the process of putting on hold - an individual order, some or all orders from a group of drug orders placed together and some or all of the drug orders from an ordered regimen/medi</w:t>
      </w:r>
      <w:r>
        <w:t>cation plan.  We will see the process by which the pharmacist can mark an order, one or more orders from a regimen order or from an order group and put them on hold due to unavailability or other reasons and also send out an email to the ordering physician</w:t>
      </w:r>
      <w:r>
        <w:t xml:space="preserve"> providing the reason for placing the order(</w:t>
      </w:r>
      <w:proofErr w:type="spellStart"/>
      <w:r>
        <w:t>s</w:t>
      </w:r>
      <w:proofErr w:type="spellEnd"/>
      <w:r>
        <w:t>) on hold.  We will see, how the order(s) which are put on hold are highlighted and notified. Also described are the steps that show what happens when the physician subsequently modifies, discontinues and replac</w:t>
      </w:r>
      <w:r>
        <w:t xml:space="preserve">es or removes the hold on the order(s) </w:t>
      </w:r>
      <w:ins w:id="0" w:author="Unknown Author" w:date="2017-03-12T17:08:00Z">
        <w:r>
          <w:t>as well as the steps that show how the pharmacist can remove the hold on order(s)</w:t>
        </w:r>
      </w:ins>
      <w:r>
        <w:t>.</w:t>
      </w:r>
    </w:p>
    <w:p w14:paraId="23251844" w14:textId="77777777" w:rsidR="00105912" w:rsidRDefault="00105912">
      <w:pPr>
        <w:pStyle w:val="TextBody"/>
      </w:pPr>
    </w:p>
    <w:p w14:paraId="6120B31B" w14:textId="77777777" w:rsidR="00105912" w:rsidRDefault="00105912">
      <w:pPr>
        <w:pStyle w:val="TextBody"/>
      </w:pPr>
    </w:p>
    <w:p w14:paraId="3E83FACF" w14:textId="77777777" w:rsidR="00105912" w:rsidRDefault="00105912">
      <w:pPr>
        <w:pStyle w:val="TextBody"/>
      </w:pPr>
    </w:p>
    <w:p w14:paraId="6839B588" w14:textId="77777777" w:rsidR="00105912" w:rsidRDefault="00105912">
      <w:pPr>
        <w:pStyle w:val="TextBody"/>
      </w:pPr>
    </w:p>
    <w:p w14:paraId="08F6168C" w14:textId="77777777" w:rsidR="00105912" w:rsidRDefault="00105912">
      <w:pPr>
        <w:pStyle w:val="TextBody"/>
      </w:pPr>
    </w:p>
    <w:p w14:paraId="63CBC12A" w14:textId="77777777" w:rsidR="00105912" w:rsidRDefault="00105912">
      <w:pPr>
        <w:pStyle w:val="TextBody"/>
      </w:pPr>
    </w:p>
    <w:p w14:paraId="1ABE4CF7" w14:textId="77777777" w:rsidR="00105912" w:rsidRDefault="00105912">
      <w:pPr>
        <w:pStyle w:val="TextBody"/>
      </w:pPr>
    </w:p>
    <w:p w14:paraId="119B5801" w14:textId="77777777" w:rsidR="00105912" w:rsidRDefault="00105912">
      <w:pPr>
        <w:pStyle w:val="TextBody"/>
      </w:pPr>
    </w:p>
    <w:p w14:paraId="0F8BE1A7" w14:textId="77777777" w:rsidR="00105912" w:rsidRDefault="00105912">
      <w:pPr>
        <w:pStyle w:val="TextBody"/>
      </w:pPr>
    </w:p>
    <w:p w14:paraId="045C7B7E" w14:textId="77777777" w:rsidR="00105912" w:rsidRDefault="00105912">
      <w:pPr>
        <w:pStyle w:val="TextBody"/>
      </w:pPr>
    </w:p>
    <w:p w14:paraId="6AFA509C" w14:textId="77777777" w:rsidR="00105912" w:rsidRDefault="00105912">
      <w:pPr>
        <w:pStyle w:val="TextBody"/>
      </w:pPr>
    </w:p>
    <w:p w14:paraId="1FF36796" w14:textId="77777777" w:rsidR="00105912" w:rsidRDefault="00756F4E">
      <w:pPr>
        <w:pStyle w:val="ContentsHeading"/>
      </w:pPr>
      <w:r>
        <w:lastRenderedPageBreak/>
        <w:t>Table of Contents</w:t>
      </w:r>
    </w:p>
    <w:p w14:paraId="57D9A328" w14:textId="77777777" w:rsidR="00105912" w:rsidRDefault="00756F4E">
      <w:pPr>
        <w:pStyle w:val="Contents1"/>
        <w:tabs>
          <w:tab w:val="right" w:leader="dot" w:pos="9972"/>
        </w:tabs>
        <w:rPr>
          <w:rStyle w:val="IndexLink"/>
        </w:rPr>
      </w:pPr>
      <w:r>
        <w:fldChar w:fldCharType="begin"/>
      </w:r>
      <w:r>
        <w:instrText>TOC \f \o "1-9" \o "1-9" \h</w:instrText>
      </w:r>
      <w:r>
        <w:fldChar w:fldCharType="separate"/>
      </w:r>
      <w:hyperlink w:anchor="__RefHeading__942_757499970">
        <w:r>
          <w:rPr>
            <w:rStyle w:val="IndexLink"/>
          </w:rPr>
          <w:t>1. USE CASES</w:t>
        </w:r>
        <w:r>
          <w:rPr>
            <w:rStyle w:val="IndexLink"/>
          </w:rPr>
          <w:tab/>
          <w:t>4</w:t>
        </w:r>
      </w:hyperlink>
    </w:p>
    <w:p w14:paraId="5355222D" w14:textId="77777777" w:rsidR="00105912" w:rsidRDefault="00756F4E">
      <w:pPr>
        <w:pStyle w:val="Contents2"/>
        <w:tabs>
          <w:tab w:val="right" w:leader="dot" w:pos="9972"/>
        </w:tabs>
        <w:rPr>
          <w:rStyle w:val="IndexLink"/>
        </w:rPr>
      </w:pPr>
      <w:hyperlink w:anchor="__RefHeading__944_757499970">
        <w:r>
          <w:rPr>
            <w:rStyle w:val="IndexLink"/>
          </w:rPr>
          <w:t>1.1 Put Order(s) in a Regimen On-Hold</w:t>
        </w:r>
        <w:r>
          <w:rPr>
            <w:rStyle w:val="IndexLink"/>
          </w:rPr>
          <w:tab/>
          <w:t>4</w:t>
        </w:r>
      </w:hyperlink>
    </w:p>
    <w:p w14:paraId="040D00BA" w14:textId="77777777" w:rsidR="00105912" w:rsidRDefault="00756F4E">
      <w:pPr>
        <w:pStyle w:val="Contents2"/>
        <w:tabs>
          <w:tab w:val="right" w:leader="dot" w:pos="9972"/>
        </w:tabs>
        <w:rPr>
          <w:rStyle w:val="IndexLink"/>
        </w:rPr>
      </w:pPr>
      <w:hyperlink w:anchor="__RefHeading__946_757499970">
        <w:r>
          <w:rPr>
            <w:rStyle w:val="IndexLink"/>
          </w:rPr>
          <w:t>1.2 Orderer discards the Order(s) put on hold</w:t>
        </w:r>
        <w:r>
          <w:rPr>
            <w:rStyle w:val="IndexLink"/>
          </w:rPr>
          <w:tab/>
          <w:t>4</w:t>
        </w:r>
      </w:hyperlink>
    </w:p>
    <w:p w14:paraId="01E19406" w14:textId="77777777" w:rsidR="00105912" w:rsidRDefault="00756F4E">
      <w:pPr>
        <w:pStyle w:val="Contents2"/>
        <w:tabs>
          <w:tab w:val="right" w:leader="dot" w:pos="9972"/>
        </w:tabs>
        <w:rPr>
          <w:rStyle w:val="IndexLink"/>
        </w:rPr>
      </w:pPr>
      <w:hyperlink w:anchor="__RefHeading__948_757499970">
        <w:r>
          <w:rPr>
            <w:rStyle w:val="IndexLink"/>
          </w:rPr>
          <w:t xml:space="preserve">1.3 Orderer modifies the </w:t>
        </w:r>
        <w:r>
          <w:rPr>
            <w:rStyle w:val="IndexLink"/>
          </w:rPr>
          <w:t>Order(s) put on hold</w:t>
        </w:r>
        <w:r>
          <w:rPr>
            <w:rStyle w:val="IndexLink"/>
          </w:rPr>
          <w:tab/>
          <w:t>4</w:t>
        </w:r>
      </w:hyperlink>
    </w:p>
    <w:p w14:paraId="45F8635A" w14:textId="77777777" w:rsidR="00105912" w:rsidRDefault="00756F4E">
      <w:pPr>
        <w:pStyle w:val="Contents2"/>
        <w:tabs>
          <w:tab w:val="right" w:leader="dot" w:pos="9972"/>
        </w:tabs>
        <w:rPr>
          <w:rStyle w:val="IndexLink"/>
        </w:rPr>
      </w:pPr>
      <w:hyperlink w:anchor="__RefHeading__950_757499970">
        <w:r>
          <w:rPr>
            <w:rStyle w:val="IndexLink"/>
          </w:rPr>
          <w:t>1.4 Pharmacist removes the hold on the Order(s)</w:t>
        </w:r>
        <w:r>
          <w:rPr>
            <w:rStyle w:val="IndexLink"/>
          </w:rPr>
          <w:tab/>
          <w:t>5</w:t>
        </w:r>
      </w:hyperlink>
    </w:p>
    <w:p w14:paraId="65083DE0" w14:textId="77777777" w:rsidR="00105912" w:rsidRDefault="00756F4E">
      <w:pPr>
        <w:pStyle w:val="Contents2"/>
        <w:tabs>
          <w:tab w:val="right" w:leader="dot" w:pos="9972"/>
        </w:tabs>
        <w:rPr>
          <w:rStyle w:val="IndexLink"/>
        </w:rPr>
      </w:pPr>
      <w:hyperlink w:anchor="__RefHeading__952_757499970">
        <w:r>
          <w:rPr>
            <w:rStyle w:val="IndexLink"/>
          </w:rPr>
          <w:t>1.5 Put some Order(s) in a Regimen On-Hold</w:t>
        </w:r>
        <w:r>
          <w:rPr>
            <w:rStyle w:val="IndexLink"/>
          </w:rPr>
          <w:tab/>
          <w:t>5</w:t>
        </w:r>
      </w:hyperlink>
    </w:p>
    <w:p w14:paraId="083AA47A" w14:textId="77777777" w:rsidR="00105912" w:rsidRDefault="00756F4E">
      <w:pPr>
        <w:pStyle w:val="Contents2"/>
        <w:tabs>
          <w:tab w:val="right" w:leader="dot" w:pos="9972"/>
        </w:tabs>
        <w:rPr>
          <w:rStyle w:val="IndexLink"/>
        </w:rPr>
      </w:pPr>
      <w:hyperlink w:anchor="__RefHeading__954_757499970">
        <w:r>
          <w:rPr>
            <w:rStyle w:val="IndexLink"/>
          </w:rPr>
          <w:t>1.6 Orderer discards the Order(s) put on hold</w:t>
        </w:r>
        <w:r>
          <w:rPr>
            <w:rStyle w:val="IndexLink"/>
          </w:rPr>
          <w:tab/>
          <w:t>5</w:t>
        </w:r>
      </w:hyperlink>
    </w:p>
    <w:p w14:paraId="4CC49797" w14:textId="77777777" w:rsidR="00105912" w:rsidRDefault="00756F4E">
      <w:pPr>
        <w:pStyle w:val="Contents2"/>
        <w:tabs>
          <w:tab w:val="right" w:leader="dot" w:pos="9972"/>
        </w:tabs>
        <w:rPr>
          <w:rStyle w:val="IndexLink"/>
        </w:rPr>
      </w:pPr>
      <w:hyperlink w:anchor="__RefHeading__956_757499970">
        <w:r>
          <w:rPr>
            <w:rStyle w:val="IndexLink"/>
          </w:rPr>
          <w:t>1.7 Orderer modifies the Order(s) put on hold</w:t>
        </w:r>
        <w:r>
          <w:rPr>
            <w:rStyle w:val="IndexLink"/>
          </w:rPr>
          <w:tab/>
          <w:t>5</w:t>
        </w:r>
      </w:hyperlink>
    </w:p>
    <w:p w14:paraId="2CF84955" w14:textId="77777777" w:rsidR="00105912" w:rsidRDefault="00756F4E">
      <w:pPr>
        <w:pStyle w:val="Contents2"/>
        <w:tabs>
          <w:tab w:val="right" w:leader="dot" w:pos="9972"/>
        </w:tabs>
        <w:rPr>
          <w:rStyle w:val="IndexLink"/>
        </w:rPr>
      </w:pPr>
      <w:hyperlink w:anchor="__RefHeading__958_757499970">
        <w:r>
          <w:rPr>
            <w:rStyle w:val="IndexLink"/>
          </w:rPr>
          <w:t>1.8 Pharmacist removes the hold on the Order(s)</w:t>
        </w:r>
        <w:r>
          <w:rPr>
            <w:rStyle w:val="IndexLink"/>
          </w:rPr>
          <w:tab/>
        </w:r>
        <w:r>
          <w:rPr>
            <w:rStyle w:val="IndexLink"/>
          </w:rPr>
          <w:t>6</w:t>
        </w:r>
      </w:hyperlink>
    </w:p>
    <w:p w14:paraId="4C2214AD" w14:textId="77777777" w:rsidR="00105912" w:rsidRDefault="00756F4E">
      <w:pPr>
        <w:pStyle w:val="Contents2"/>
        <w:tabs>
          <w:tab w:val="right" w:leader="dot" w:pos="9972"/>
        </w:tabs>
        <w:rPr>
          <w:rStyle w:val="IndexLink"/>
        </w:rPr>
      </w:pPr>
      <w:hyperlink w:anchor="__RefHeading__960_757499970">
        <w:r>
          <w:rPr>
            <w:rStyle w:val="IndexLink"/>
          </w:rPr>
          <w:t>1.9 Put Order(s) in a Group On-Hold</w:t>
        </w:r>
        <w:r>
          <w:rPr>
            <w:rStyle w:val="IndexLink"/>
          </w:rPr>
          <w:tab/>
          <w:t>6</w:t>
        </w:r>
      </w:hyperlink>
    </w:p>
    <w:p w14:paraId="527FFFAC" w14:textId="77777777" w:rsidR="00105912" w:rsidRDefault="00756F4E">
      <w:pPr>
        <w:pStyle w:val="Contents2"/>
        <w:tabs>
          <w:tab w:val="right" w:leader="dot" w:pos="9972"/>
        </w:tabs>
        <w:rPr>
          <w:rStyle w:val="IndexLink"/>
        </w:rPr>
      </w:pPr>
      <w:hyperlink w:anchor="__RefHeading__962_757499970">
        <w:r>
          <w:rPr>
            <w:rStyle w:val="IndexLink"/>
          </w:rPr>
          <w:t>1.10 Orderer discards the Order(s) put on hold</w:t>
        </w:r>
        <w:r>
          <w:rPr>
            <w:rStyle w:val="IndexLink"/>
          </w:rPr>
          <w:tab/>
          <w:t>6</w:t>
        </w:r>
      </w:hyperlink>
    </w:p>
    <w:p w14:paraId="138046A0" w14:textId="77777777" w:rsidR="00105912" w:rsidRDefault="00756F4E">
      <w:pPr>
        <w:pStyle w:val="Contents2"/>
        <w:tabs>
          <w:tab w:val="right" w:leader="dot" w:pos="9972"/>
        </w:tabs>
        <w:rPr>
          <w:rStyle w:val="IndexLink"/>
        </w:rPr>
      </w:pPr>
      <w:hyperlink w:anchor="__RefHeading__964_757499970">
        <w:r>
          <w:rPr>
            <w:rStyle w:val="IndexLink"/>
          </w:rPr>
          <w:t xml:space="preserve">1.11 Orderer </w:t>
        </w:r>
        <w:r>
          <w:rPr>
            <w:rStyle w:val="IndexLink"/>
          </w:rPr>
          <w:t>modifies the Order(s) put on hold</w:t>
        </w:r>
        <w:r>
          <w:rPr>
            <w:rStyle w:val="IndexLink"/>
          </w:rPr>
          <w:tab/>
          <w:t>6</w:t>
        </w:r>
      </w:hyperlink>
    </w:p>
    <w:p w14:paraId="3B221322" w14:textId="77777777" w:rsidR="00105912" w:rsidRDefault="00756F4E">
      <w:pPr>
        <w:pStyle w:val="Contents2"/>
        <w:tabs>
          <w:tab w:val="right" w:leader="dot" w:pos="9972"/>
        </w:tabs>
        <w:rPr>
          <w:rStyle w:val="IndexLink"/>
        </w:rPr>
      </w:pPr>
      <w:hyperlink w:anchor="__RefHeading__966_757499970">
        <w:r>
          <w:rPr>
            <w:rStyle w:val="IndexLink"/>
          </w:rPr>
          <w:t>1.12 Pharmacist removes the hold on the Order(s)</w:t>
        </w:r>
        <w:r>
          <w:rPr>
            <w:rStyle w:val="IndexLink"/>
          </w:rPr>
          <w:tab/>
          <w:t>6</w:t>
        </w:r>
      </w:hyperlink>
    </w:p>
    <w:p w14:paraId="2544E33C" w14:textId="77777777" w:rsidR="00105912" w:rsidRDefault="00756F4E">
      <w:pPr>
        <w:pStyle w:val="Contents2"/>
        <w:tabs>
          <w:tab w:val="right" w:leader="dot" w:pos="9972"/>
        </w:tabs>
        <w:rPr>
          <w:rStyle w:val="IndexLink"/>
        </w:rPr>
      </w:pPr>
      <w:hyperlink w:anchor="__RefHeading__968_757499970">
        <w:r>
          <w:rPr>
            <w:rStyle w:val="IndexLink"/>
          </w:rPr>
          <w:t>1.13 Put some Order(s) in a Group On-Hold</w:t>
        </w:r>
        <w:r>
          <w:rPr>
            <w:rStyle w:val="IndexLink"/>
          </w:rPr>
          <w:tab/>
          <w:t>7</w:t>
        </w:r>
      </w:hyperlink>
    </w:p>
    <w:p w14:paraId="5ECE2D24" w14:textId="77777777" w:rsidR="00105912" w:rsidRDefault="00756F4E">
      <w:pPr>
        <w:pStyle w:val="Contents2"/>
        <w:tabs>
          <w:tab w:val="right" w:leader="dot" w:pos="9972"/>
        </w:tabs>
        <w:rPr>
          <w:rStyle w:val="IndexLink"/>
        </w:rPr>
      </w:pPr>
      <w:hyperlink w:anchor="__RefHeading__970_757499970">
        <w:r>
          <w:rPr>
            <w:rStyle w:val="IndexLink"/>
          </w:rPr>
          <w:t>1.14 Orderer discards the Order(s) put on hold</w:t>
        </w:r>
        <w:r>
          <w:rPr>
            <w:rStyle w:val="IndexLink"/>
          </w:rPr>
          <w:tab/>
          <w:t>7</w:t>
        </w:r>
      </w:hyperlink>
    </w:p>
    <w:p w14:paraId="26A6AEB2" w14:textId="77777777" w:rsidR="00105912" w:rsidRDefault="00756F4E">
      <w:pPr>
        <w:pStyle w:val="Contents2"/>
        <w:tabs>
          <w:tab w:val="right" w:leader="dot" w:pos="9972"/>
        </w:tabs>
        <w:rPr>
          <w:rStyle w:val="IndexLink"/>
        </w:rPr>
      </w:pPr>
      <w:hyperlink w:anchor="__RefHeading__972_757499970">
        <w:r>
          <w:rPr>
            <w:rStyle w:val="IndexLink"/>
          </w:rPr>
          <w:t>1.15 Orderer modifies the Order(s) put on hold</w:t>
        </w:r>
        <w:r>
          <w:rPr>
            <w:rStyle w:val="IndexLink"/>
          </w:rPr>
          <w:tab/>
          <w:t>7</w:t>
        </w:r>
      </w:hyperlink>
    </w:p>
    <w:p w14:paraId="6388BCBA" w14:textId="77777777" w:rsidR="00105912" w:rsidRDefault="00756F4E">
      <w:pPr>
        <w:pStyle w:val="Contents2"/>
        <w:tabs>
          <w:tab w:val="right" w:leader="dot" w:pos="9972"/>
        </w:tabs>
        <w:rPr>
          <w:rStyle w:val="IndexLink"/>
        </w:rPr>
      </w:pPr>
      <w:hyperlink w:anchor="__RefHeading__974_757499970">
        <w:r>
          <w:rPr>
            <w:rStyle w:val="IndexLink"/>
          </w:rPr>
          <w:t xml:space="preserve">1.16 Pharmacist removes the hold </w:t>
        </w:r>
        <w:r>
          <w:rPr>
            <w:rStyle w:val="IndexLink"/>
          </w:rPr>
          <w:t>on the Order(s)</w:t>
        </w:r>
        <w:r>
          <w:rPr>
            <w:rStyle w:val="IndexLink"/>
          </w:rPr>
          <w:tab/>
          <w:t>7</w:t>
        </w:r>
      </w:hyperlink>
    </w:p>
    <w:p w14:paraId="0FBD1227" w14:textId="77777777" w:rsidR="00105912" w:rsidRDefault="00756F4E">
      <w:pPr>
        <w:pStyle w:val="Contents2"/>
        <w:tabs>
          <w:tab w:val="right" w:leader="dot" w:pos="9972"/>
        </w:tabs>
        <w:rPr>
          <w:rStyle w:val="IndexLink"/>
        </w:rPr>
      </w:pPr>
      <w:hyperlink w:anchor="__RefHeading__976_757499970">
        <w:r>
          <w:rPr>
            <w:rStyle w:val="IndexLink"/>
          </w:rPr>
          <w:t>1.17 Put an individual Order On-Hold</w:t>
        </w:r>
        <w:r>
          <w:rPr>
            <w:rStyle w:val="IndexLink"/>
          </w:rPr>
          <w:tab/>
          <w:t>8</w:t>
        </w:r>
      </w:hyperlink>
    </w:p>
    <w:p w14:paraId="636E08D4" w14:textId="77777777" w:rsidR="00105912" w:rsidRDefault="00756F4E">
      <w:pPr>
        <w:pStyle w:val="Contents2"/>
        <w:tabs>
          <w:tab w:val="right" w:leader="dot" w:pos="9972"/>
        </w:tabs>
        <w:rPr>
          <w:rStyle w:val="IndexLink"/>
        </w:rPr>
      </w:pPr>
      <w:hyperlink w:anchor="__RefHeading__978_757499970">
        <w:r>
          <w:rPr>
            <w:rStyle w:val="IndexLink"/>
          </w:rPr>
          <w:t>1.18 Orderer discards the Order put on hold</w:t>
        </w:r>
        <w:r>
          <w:rPr>
            <w:rStyle w:val="IndexLink"/>
          </w:rPr>
          <w:tab/>
          <w:t>8</w:t>
        </w:r>
      </w:hyperlink>
    </w:p>
    <w:p w14:paraId="0F55A2BB" w14:textId="77777777" w:rsidR="00105912" w:rsidRDefault="00756F4E">
      <w:pPr>
        <w:pStyle w:val="Contents2"/>
        <w:tabs>
          <w:tab w:val="right" w:leader="dot" w:pos="9972"/>
        </w:tabs>
        <w:rPr>
          <w:rStyle w:val="IndexLink"/>
        </w:rPr>
      </w:pPr>
      <w:hyperlink w:anchor="__RefHeading__980_757499970">
        <w:r>
          <w:rPr>
            <w:rStyle w:val="IndexLink"/>
          </w:rPr>
          <w:t>1.1</w:t>
        </w:r>
        <w:r>
          <w:rPr>
            <w:rStyle w:val="IndexLink"/>
          </w:rPr>
          <w:t>9 Orderer modifies the Order put on hold</w:t>
        </w:r>
        <w:r>
          <w:rPr>
            <w:rStyle w:val="IndexLink"/>
          </w:rPr>
          <w:tab/>
          <w:t>8</w:t>
        </w:r>
      </w:hyperlink>
    </w:p>
    <w:p w14:paraId="6350A11F" w14:textId="77777777" w:rsidR="00105912" w:rsidRDefault="00756F4E">
      <w:pPr>
        <w:pStyle w:val="Contents2"/>
        <w:tabs>
          <w:tab w:val="right" w:leader="dot" w:pos="9972"/>
        </w:tabs>
        <w:rPr>
          <w:rStyle w:val="IndexLink"/>
        </w:rPr>
      </w:pPr>
      <w:hyperlink w:anchor="__RefHeading__982_757499970">
        <w:r>
          <w:rPr>
            <w:rStyle w:val="IndexLink"/>
          </w:rPr>
          <w:t>1.20 Pharmacist removes the hold on the Order</w:t>
        </w:r>
        <w:r>
          <w:rPr>
            <w:rStyle w:val="IndexLink"/>
          </w:rPr>
          <w:tab/>
          <w:t>8</w:t>
        </w:r>
      </w:hyperlink>
    </w:p>
    <w:p w14:paraId="2741FD27" w14:textId="77777777" w:rsidR="00105912" w:rsidRDefault="00756F4E">
      <w:pPr>
        <w:pStyle w:val="Contents1"/>
        <w:tabs>
          <w:tab w:val="right" w:leader="dot" w:pos="9972"/>
        </w:tabs>
        <w:rPr>
          <w:rStyle w:val="IndexLink"/>
        </w:rPr>
      </w:pPr>
      <w:hyperlink w:anchor="__RefHeading__984_757499970">
        <w:r>
          <w:rPr>
            <w:rStyle w:val="IndexLink"/>
          </w:rPr>
          <w:t>2. WIREFRAMES</w:t>
        </w:r>
        <w:r>
          <w:rPr>
            <w:rStyle w:val="IndexLink"/>
          </w:rPr>
          <w:tab/>
          <w:t>9</w:t>
        </w:r>
      </w:hyperlink>
    </w:p>
    <w:p w14:paraId="2999814F" w14:textId="77777777" w:rsidR="00105912" w:rsidRDefault="00756F4E">
      <w:pPr>
        <w:pStyle w:val="Contents2"/>
        <w:tabs>
          <w:tab w:val="right" w:leader="dot" w:pos="9972"/>
        </w:tabs>
        <w:rPr>
          <w:rStyle w:val="IndexLink"/>
        </w:rPr>
      </w:pPr>
      <w:hyperlink w:anchor="__RefHeading__986_757499970">
        <w:r>
          <w:rPr>
            <w:rStyle w:val="IndexLink"/>
          </w:rPr>
          <w:t>2.1 Put Order(s) in a Regimen On-Hold</w:t>
        </w:r>
        <w:r>
          <w:rPr>
            <w:rStyle w:val="IndexLink"/>
          </w:rPr>
          <w:tab/>
          <w:t>9</w:t>
        </w:r>
      </w:hyperlink>
    </w:p>
    <w:p w14:paraId="010279C3" w14:textId="77777777" w:rsidR="00105912" w:rsidRDefault="00756F4E">
      <w:pPr>
        <w:pStyle w:val="Contents2"/>
        <w:tabs>
          <w:tab w:val="right" w:leader="dot" w:pos="9972"/>
        </w:tabs>
        <w:rPr>
          <w:rStyle w:val="IndexLink"/>
        </w:rPr>
      </w:pPr>
      <w:hyperlink w:anchor="__RefHeading__988_757499970">
        <w:r>
          <w:rPr>
            <w:rStyle w:val="IndexLink"/>
          </w:rPr>
          <w:t>2.2 Orderer discards the Order(s) put on hold</w:t>
        </w:r>
        <w:r>
          <w:rPr>
            <w:rStyle w:val="IndexLink"/>
          </w:rPr>
          <w:tab/>
          <w:t>12</w:t>
        </w:r>
      </w:hyperlink>
    </w:p>
    <w:p w14:paraId="5705DAF2" w14:textId="77777777" w:rsidR="00105912" w:rsidRDefault="00756F4E">
      <w:pPr>
        <w:pStyle w:val="Contents2"/>
        <w:tabs>
          <w:tab w:val="right" w:leader="dot" w:pos="9972"/>
        </w:tabs>
        <w:rPr>
          <w:rStyle w:val="IndexLink"/>
        </w:rPr>
      </w:pPr>
      <w:hyperlink w:anchor="__RefHeading__990_757499970">
        <w:r>
          <w:rPr>
            <w:rStyle w:val="IndexLink"/>
          </w:rPr>
          <w:t>2.3 Orderer modifies the Order(s) put on hold</w:t>
        </w:r>
        <w:r>
          <w:rPr>
            <w:rStyle w:val="IndexLink"/>
          </w:rPr>
          <w:tab/>
          <w:t>13</w:t>
        </w:r>
      </w:hyperlink>
    </w:p>
    <w:p w14:paraId="16AD5D18" w14:textId="77777777" w:rsidR="00105912" w:rsidRDefault="00756F4E">
      <w:pPr>
        <w:pStyle w:val="Contents2"/>
        <w:tabs>
          <w:tab w:val="right" w:leader="dot" w:pos="9972"/>
        </w:tabs>
        <w:rPr>
          <w:rStyle w:val="IndexLink"/>
        </w:rPr>
      </w:pPr>
      <w:hyperlink w:anchor="__RefHeading__1309_1928123875">
        <w:r>
          <w:rPr>
            <w:rStyle w:val="IndexLink"/>
          </w:rPr>
          <w:t>2.4 Pharmacist removes the hold on the Order(s)</w:t>
        </w:r>
        <w:r>
          <w:rPr>
            <w:rStyle w:val="IndexLink"/>
          </w:rPr>
          <w:tab/>
          <w:t>14</w:t>
        </w:r>
      </w:hyperlink>
    </w:p>
    <w:p w14:paraId="13D9253B" w14:textId="77777777" w:rsidR="00105912" w:rsidRDefault="00756F4E">
      <w:pPr>
        <w:pStyle w:val="Contents2"/>
        <w:tabs>
          <w:tab w:val="right" w:leader="dot" w:pos="9972"/>
        </w:tabs>
        <w:rPr>
          <w:rStyle w:val="IndexLink"/>
        </w:rPr>
      </w:pPr>
      <w:hyperlink w:anchor="__RefHeading__1027_96350070">
        <w:r>
          <w:rPr>
            <w:rStyle w:val="IndexLink"/>
          </w:rPr>
          <w:t>2.5 Put some Order(s) in a Regimen On-Hold</w:t>
        </w:r>
        <w:r>
          <w:rPr>
            <w:rStyle w:val="IndexLink"/>
          </w:rPr>
          <w:tab/>
          <w:t>15</w:t>
        </w:r>
      </w:hyperlink>
    </w:p>
    <w:p w14:paraId="0C76152A" w14:textId="77777777" w:rsidR="00105912" w:rsidRDefault="00756F4E">
      <w:pPr>
        <w:pStyle w:val="Contents2"/>
        <w:tabs>
          <w:tab w:val="right" w:leader="dot" w:pos="9972"/>
        </w:tabs>
        <w:rPr>
          <w:rStyle w:val="IndexLink"/>
        </w:rPr>
      </w:pPr>
      <w:hyperlink w:anchor="__RefHeading__988_7574999701">
        <w:r>
          <w:rPr>
            <w:rStyle w:val="IndexLink"/>
          </w:rPr>
          <w:t>2.6 Orderer discards th</w:t>
        </w:r>
        <w:r>
          <w:rPr>
            <w:rStyle w:val="IndexLink"/>
          </w:rPr>
          <w:t>e Order(s) put on hold</w:t>
        </w:r>
        <w:r>
          <w:rPr>
            <w:rStyle w:val="IndexLink"/>
          </w:rPr>
          <w:tab/>
          <w:t>18</w:t>
        </w:r>
      </w:hyperlink>
    </w:p>
    <w:p w14:paraId="29169FBC" w14:textId="77777777" w:rsidR="00105912" w:rsidRDefault="00756F4E">
      <w:pPr>
        <w:pStyle w:val="Contents2"/>
        <w:tabs>
          <w:tab w:val="right" w:leader="dot" w:pos="9972"/>
        </w:tabs>
        <w:rPr>
          <w:rStyle w:val="IndexLink"/>
        </w:rPr>
      </w:pPr>
      <w:hyperlink w:anchor="__RefHeading__990_7574999701">
        <w:r>
          <w:rPr>
            <w:rStyle w:val="IndexLink"/>
          </w:rPr>
          <w:t>2.7 Orderer modifies the Order(s) put on hold</w:t>
        </w:r>
        <w:r>
          <w:rPr>
            <w:rStyle w:val="IndexLink"/>
          </w:rPr>
          <w:tab/>
          <w:t>19</w:t>
        </w:r>
      </w:hyperlink>
    </w:p>
    <w:p w14:paraId="63FAC0F8" w14:textId="77777777" w:rsidR="00105912" w:rsidRDefault="00756F4E">
      <w:pPr>
        <w:pStyle w:val="Contents2"/>
        <w:tabs>
          <w:tab w:val="right" w:leader="dot" w:pos="9972"/>
        </w:tabs>
        <w:rPr>
          <w:rStyle w:val="IndexLink"/>
        </w:rPr>
      </w:pPr>
      <w:hyperlink w:anchor="__RefHeading__1311_1928123875">
        <w:r>
          <w:rPr>
            <w:rStyle w:val="IndexLink"/>
          </w:rPr>
          <w:t>2.8 Pharmacist removes the hold on the Order(s)</w:t>
        </w:r>
        <w:r>
          <w:rPr>
            <w:rStyle w:val="IndexLink"/>
          </w:rPr>
          <w:tab/>
          <w:t>20</w:t>
        </w:r>
      </w:hyperlink>
    </w:p>
    <w:p w14:paraId="25C9C37C" w14:textId="77777777" w:rsidR="00105912" w:rsidRDefault="00756F4E">
      <w:pPr>
        <w:pStyle w:val="Contents2"/>
        <w:tabs>
          <w:tab w:val="right" w:leader="dot" w:pos="9972"/>
        </w:tabs>
        <w:rPr>
          <w:rStyle w:val="IndexLink"/>
        </w:rPr>
      </w:pPr>
      <w:hyperlink w:anchor="__RefHeading__996_757499970">
        <w:r>
          <w:rPr>
            <w:rStyle w:val="IndexLink"/>
          </w:rPr>
          <w:t>2.9 Put Order(s) in a Group On-Hold</w:t>
        </w:r>
        <w:r>
          <w:rPr>
            <w:rStyle w:val="IndexLink"/>
          </w:rPr>
          <w:tab/>
          <w:t>2</w:t>
        </w:r>
        <w:r>
          <w:rPr>
            <w:rStyle w:val="IndexLink"/>
          </w:rPr>
          <w:t>2</w:t>
        </w:r>
      </w:hyperlink>
    </w:p>
    <w:p w14:paraId="485D3A46" w14:textId="77777777" w:rsidR="00105912" w:rsidRDefault="00756F4E">
      <w:pPr>
        <w:pStyle w:val="Contents2"/>
        <w:tabs>
          <w:tab w:val="right" w:leader="dot" w:pos="9972"/>
        </w:tabs>
        <w:rPr>
          <w:rStyle w:val="IndexLink"/>
        </w:rPr>
      </w:pPr>
      <w:hyperlink w:anchor="__RefHeading__998_757499970">
        <w:r>
          <w:rPr>
            <w:rStyle w:val="IndexLink"/>
          </w:rPr>
          <w:t>2.10 Orderer discards the Order(s) put on hold</w:t>
        </w:r>
        <w:r>
          <w:rPr>
            <w:rStyle w:val="IndexLink"/>
          </w:rPr>
          <w:tab/>
          <w:t>25</w:t>
        </w:r>
      </w:hyperlink>
    </w:p>
    <w:p w14:paraId="3B915B2F" w14:textId="77777777" w:rsidR="00105912" w:rsidRDefault="00756F4E">
      <w:pPr>
        <w:pStyle w:val="Contents2"/>
        <w:tabs>
          <w:tab w:val="right" w:leader="dot" w:pos="9972"/>
        </w:tabs>
        <w:rPr>
          <w:rStyle w:val="IndexLink"/>
        </w:rPr>
      </w:pPr>
      <w:hyperlink w:anchor="__RefHeading__1039_96350070">
        <w:r>
          <w:rPr>
            <w:rStyle w:val="IndexLink"/>
          </w:rPr>
          <w:t xml:space="preserve">2.11 Orderer </w:t>
        </w:r>
        <w:r>
          <w:rPr>
            <w:rStyle w:val="IndexLink"/>
          </w:rPr>
          <w:t>modifies the Order(s) put on hold</w:t>
        </w:r>
        <w:r>
          <w:rPr>
            <w:rStyle w:val="IndexLink"/>
          </w:rPr>
          <w:tab/>
          <w:t>26</w:t>
        </w:r>
      </w:hyperlink>
    </w:p>
    <w:p w14:paraId="5263E60D" w14:textId="77777777" w:rsidR="00105912" w:rsidRDefault="00756F4E">
      <w:pPr>
        <w:pStyle w:val="Contents2"/>
        <w:tabs>
          <w:tab w:val="right" w:leader="dot" w:pos="9972"/>
        </w:tabs>
        <w:rPr>
          <w:rStyle w:val="IndexLink"/>
        </w:rPr>
      </w:pPr>
      <w:hyperlink w:anchor="__RefHeading__2505_1928123875">
        <w:r>
          <w:rPr>
            <w:rStyle w:val="IndexLink"/>
          </w:rPr>
          <w:t>2.12 Pharmacist removes the hold on the Order(s)</w:t>
        </w:r>
        <w:r>
          <w:rPr>
            <w:rStyle w:val="IndexLink"/>
          </w:rPr>
          <w:tab/>
          <w:t>27</w:t>
        </w:r>
      </w:hyperlink>
    </w:p>
    <w:p w14:paraId="5D7D619A" w14:textId="77777777" w:rsidR="00105912" w:rsidRDefault="00756F4E">
      <w:pPr>
        <w:pStyle w:val="Contents2"/>
        <w:tabs>
          <w:tab w:val="right" w:leader="dot" w:pos="9972"/>
        </w:tabs>
        <w:rPr>
          <w:rStyle w:val="IndexLink"/>
        </w:rPr>
      </w:pPr>
      <w:hyperlink w:anchor="__RefHeading__1000_757499970">
        <w:r>
          <w:rPr>
            <w:rStyle w:val="IndexLink"/>
          </w:rPr>
          <w:t>2.13 Put some Order(s) in a Group On-Hold</w:t>
        </w:r>
        <w:r>
          <w:rPr>
            <w:rStyle w:val="IndexLink"/>
          </w:rPr>
          <w:tab/>
          <w:t>28</w:t>
        </w:r>
      </w:hyperlink>
    </w:p>
    <w:p w14:paraId="2E164BD4" w14:textId="77777777" w:rsidR="00105912" w:rsidRDefault="00756F4E">
      <w:pPr>
        <w:pStyle w:val="Contents2"/>
        <w:tabs>
          <w:tab w:val="right" w:leader="dot" w:pos="9972"/>
        </w:tabs>
        <w:rPr>
          <w:rStyle w:val="IndexLink"/>
        </w:rPr>
      </w:pPr>
      <w:hyperlink w:anchor="__RefHeading__1002_757499970">
        <w:r>
          <w:rPr>
            <w:rStyle w:val="IndexLink"/>
          </w:rPr>
          <w:t>2.14 Orderer discards the Order(s) put on hold</w:t>
        </w:r>
        <w:r>
          <w:rPr>
            <w:rStyle w:val="IndexLink"/>
          </w:rPr>
          <w:tab/>
          <w:t>31</w:t>
        </w:r>
      </w:hyperlink>
    </w:p>
    <w:p w14:paraId="2867D9A9" w14:textId="77777777" w:rsidR="00105912" w:rsidRDefault="00756F4E">
      <w:pPr>
        <w:pStyle w:val="Contents2"/>
        <w:tabs>
          <w:tab w:val="right" w:leader="dot" w:pos="9972"/>
        </w:tabs>
        <w:rPr>
          <w:rStyle w:val="IndexLink"/>
        </w:rPr>
      </w:pPr>
      <w:hyperlink w:anchor="__RefHeading__1004_757499970">
        <w:r>
          <w:rPr>
            <w:rStyle w:val="IndexLink"/>
          </w:rPr>
          <w:t>2.15 Orderer modifies the Order(s) put on hold</w:t>
        </w:r>
        <w:r>
          <w:rPr>
            <w:rStyle w:val="IndexLink"/>
          </w:rPr>
          <w:tab/>
          <w:t>32</w:t>
        </w:r>
      </w:hyperlink>
    </w:p>
    <w:p w14:paraId="3315F379" w14:textId="77777777" w:rsidR="00105912" w:rsidRDefault="00756F4E">
      <w:pPr>
        <w:pStyle w:val="Contents2"/>
        <w:tabs>
          <w:tab w:val="right" w:leader="dot" w:pos="9972"/>
        </w:tabs>
        <w:rPr>
          <w:rStyle w:val="IndexLink"/>
        </w:rPr>
      </w:pPr>
      <w:hyperlink w:anchor="__RefHeading__2507_1928123875">
        <w:r>
          <w:rPr>
            <w:rStyle w:val="IndexLink"/>
          </w:rPr>
          <w:t>2.16 Pharmacist remov</w:t>
        </w:r>
        <w:r>
          <w:rPr>
            <w:rStyle w:val="IndexLink"/>
          </w:rPr>
          <w:t>es the hold on the Order(s)</w:t>
        </w:r>
        <w:r>
          <w:rPr>
            <w:rStyle w:val="IndexLink"/>
          </w:rPr>
          <w:tab/>
          <w:t>34</w:t>
        </w:r>
      </w:hyperlink>
    </w:p>
    <w:p w14:paraId="6C2A42F2" w14:textId="77777777" w:rsidR="00105912" w:rsidRDefault="00756F4E">
      <w:pPr>
        <w:pStyle w:val="Contents2"/>
        <w:tabs>
          <w:tab w:val="right" w:leader="dot" w:pos="9972"/>
        </w:tabs>
        <w:rPr>
          <w:rStyle w:val="IndexLink"/>
        </w:rPr>
      </w:pPr>
      <w:hyperlink w:anchor="__RefHeading__1006_757499970">
        <w:r>
          <w:rPr>
            <w:rStyle w:val="IndexLink"/>
          </w:rPr>
          <w:t>2.17 Put an individual Order On-Hold</w:t>
        </w:r>
        <w:r>
          <w:rPr>
            <w:rStyle w:val="IndexLink"/>
          </w:rPr>
          <w:tab/>
          <w:t>35</w:t>
        </w:r>
      </w:hyperlink>
    </w:p>
    <w:p w14:paraId="2C571D86" w14:textId="77777777" w:rsidR="00105912" w:rsidRDefault="00756F4E">
      <w:pPr>
        <w:pStyle w:val="Contents2"/>
        <w:tabs>
          <w:tab w:val="right" w:leader="dot" w:pos="9972"/>
        </w:tabs>
        <w:rPr>
          <w:rStyle w:val="IndexLink"/>
        </w:rPr>
      </w:pPr>
      <w:hyperlink w:anchor="__RefHeading__1008_757499970">
        <w:r>
          <w:rPr>
            <w:rStyle w:val="IndexLink"/>
          </w:rPr>
          <w:t>2.18 Orderer discards the Order put on hold</w:t>
        </w:r>
        <w:r>
          <w:rPr>
            <w:rStyle w:val="IndexLink"/>
          </w:rPr>
          <w:tab/>
          <w:t>38</w:t>
        </w:r>
      </w:hyperlink>
    </w:p>
    <w:p w14:paraId="25146ED4" w14:textId="77777777" w:rsidR="00105912" w:rsidRDefault="00756F4E">
      <w:pPr>
        <w:pStyle w:val="Contents2"/>
        <w:tabs>
          <w:tab w:val="right" w:leader="dot" w:pos="9972"/>
        </w:tabs>
        <w:rPr>
          <w:rStyle w:val="IndexLink"/>
        </w:rPr>
      </w:pPr>
      <w:hyperlink w:anchor="__RefHeading__1010_757499970">
        <w:r>
          <w:rPr>
            <w:rStyle w:val="IndexLink"/>
          </w:rPr>
          <w:t>2.19 Orderer modifies the Order put on hold</w:t>
        </w:r>
        <w:r>
          <w:rPr>
            <w:rStyle w:val="IndexLink"/>
          </w:rPr>
          <w:tab/>
          <w:t>39</w:t>
        </w:r>
      </w:hyperlink>
    </w:p>
    <w:p w14:paraId="1BEC89FE" w14:textId="77777777" w:rsidR="00105912" w:rsidRDefault="00756F4E">
      <w:pPr>
        <w:pStyle w:val="Contents2"/>
        <w:tabs>
          <w:tab w:val="right" w:leader="dot" w:pos="9972"/>
        </w:tabs>
        <w:rPr>
          <w:rStyle w:val="IndexLink"/>
        </w:rPr>
      </w:pPr>
      <w:hyperlink w:anchor="__RefHeading__2519_1928123875">
        <w:r>
          <w:rPr>
            <w:rStyle w:val="IndexLink"/>
          </w:rPr>
          <w:t>2.20 Pharmacist removes the hold on the Order(s)</w:t>
        </w:r>
        <w:r>
          <w:rPr>
            <w:rStyle w:val="IndexLink"/>
          </w:rPr>
          <w:tab/>
          <w:t>40</w:t>
        </w:r>
      </w:hyperlink>
      <w:r>
        <w:fldChar w:fldCharType="end"/>
      </w:r>
    </w:p>
    <w:p w14:paraId="5C7699FB" w14:textId="77777777" w:rsidR="00105912" w:rsidRDefault="00105912">
      <w:pPr>
        <w:pStyle w:val="TextBody"/>
      </w:pPr>
    </w:p>
    <w:p w14:paraId="4CFE21AD" w14:textId="77777777" w:rsidR="00105912" w:rsidRDefault="00105912">
      <w:pPr>
        <w:pStyle w:val="TextBody"/>
      </w:pPr>
    </w:p>
    <w:p w14:paraId="4C5ECE7A" w14:textId="77777777" w:rsidR="00105912" w:rsidRDefault="00105912">
      <w:pPr>
        <w:pStyle w:val="TextBody"/>
      </w:pPr>
    </w:p>
    <w:p w14:paraId="6C23F5FC" w14:textId="77777777" w:rsidR="00105912" w:rsidRDefault="00105912">
      <w:pPr>
        <w:pStyle w:val="TextBody"/>
      </w:pPr>
    </w:p>
    <w:p w14:paraId="3AA0B251" w14:textId="77777777" w:rsidR="00105912" w:rsidRDefault="00105912">
      <w:pPr>
        <w:pStyle w:val="TextBody"/>
      </w:pPr>
    </w:p>
    <w:p w14:paraId="41E5AB50" w14:textId="77777777" w:rsidR="00105912" w:rsidRDefault="00105912">
      <w:pPr>
        <w:pStyle w:val="TextBody"/>
      </w:pPr>
    </w:p>
    <w:p w14:paraId="22E9E665" w14:textId="77777777" w:rsidR="00105912" w:rsidRDefault="00105912">
      <w:pPr>
        <w:pStyle w:val="TextBody"/>
      </w:pPr>
    </w:p>
    <w:p w14:paraId="02386B5D" w14:textId="77777777" w:rsidR="00105912" w:rsidRDefault="00105912">
      <w:pPr>
        <w:pStyle w:val="TextBody"/>
      </w:pPr>
    </w:p>
    <w:p w14:paraId="497B8AE1" w14:textId="77777777" w:rsidR="00105912" w:rsidRDefault="00105912">
      <w:pPr>
        <w:pStyle w:val="TextBody"/>
      </w:pPr>
    </w:p>
    <w:p w14:paraId="238BA725" w14:textId="77777777" w:rsidR="00105912" w:rsidRDefault="00105912">
      <w:pPr>
        <w:pStyle w:val="TextBody"/>
      </w:pPr>
    </w:p>
    <w:p w14:paraId="3F97F2E9" w14:textId="77777777" w:rsidR="00105912" w:rsidRDefault="00105912">
      <w:pPr>
        <w:pStyle w:val="TextBody"/>
      </w:pPr>
    </w:p>
    <w:p w14:paraId="434E9E86" w14:textId="77777777" w:rsidR="00105912" w:rsidRDefault="00105912">
      <w:pPr>
        <w:pStyle w:val="TextBody"/>
      </w:pPr>
    </w:p>
    <w:p w14:paraId="3A245844" w14:textId="77777777" w:rsidR="00105912" w:rsidRDefault="00105912">
      <w:pPr>
        <w:pStyle w:val="TextBody"/>
      </w:pPr>
    </w:p>
    <w:p w14:paraId="1F5AFD86" w14:textId="77777777" w:rsidR="00105912" w:rsidRDefault="00105912">
      <w:pPr>
        <w:pStyle w:val="TextBody"/>
      </w:pPr>
    </w:p>
    <w:p w14:paraId="00BCC8D6" w14:textId="77777777" w:rsidR="00105912" w:rsidRDefault="00105912">
      <w:pPr>
        <w:pStyle w:val="TextBody"/>
      </w:pPr>
    </w:p>
    <w:p w14:paraId="65717456" w14:textId="77777777" w:rsidR="00105912" w:rsidRDefault="00105912">
      <w:pPr>
        <w:pStyle w:val="TextBody"/>
      </w:pPr>
    </w:p>
    <w:p w14:paraId="4C88E2BB" w14:textId="77777777" w:rsidR="00105912" w:rsidRDefault="00105912">
      <w:pPr>
        <w:pStyle w:val="TextBody"/>
      </w:pPr>
    </w:p>
    <w:p w14:paraId="3A6EFCEC" w14:textId="77777777" w:rsidR="00105912" w:rsidRDefault="00105912">
      <w:pPr>
        <w:pStyle w:val="TextBody"/>
      </w:pPr>
    </w:p>
    <w:p w14:paraId="4EE9AD2B" w14:textId="77777777" w:rsidR="00105912" w:rsidRDefault="00105912">
      <w:pPr>
        <w:pStyle w:val="TextBody"/>
      </w:pPr>
    </w:p>
    <w:p w14:paraId="75A536BD" w14:textId="77777777" w:rsidR="00105912" w:rsidRDefault="00105912">
      <w:pPr>
        <w:pStyle w:val="TextBody"/>
      </w:pPr>
    </w:p>
    <w:p w14:paraId="5E31F4FB" w14:textId="77777777" w:rsidR="00105912" w:rsidRDefault="00756F4E">
      <w:pPr>
        <w:pStyle w:val="TextBody"/>
        <w:rPr>
          <w:i/>
          <w:iCs/>
        </w:rPr>
      </w:pPr>
      <w:r>
        <w:rPr>
          <w:i/>
          <w:iCs/>
        </w:rPr>
        <w:lastRenderedPageBreak/>
        <w:t xml:space="preserve">UI DESIGN: When the Pharmacist </w:t>
      </w:r>
      <w:proofErr w:type="gramStart"/>
      <w:r>
        <w:rPr>
          <w:i/>
          <w:iCs/>
        </w:rPr>
        <w:t>selects</w:t>
      </w:r>
      <w:proofErr w:type="gramEnd"/>
      <w:r>
        <w:rPr>
          <w:i/>
          <w:iCs/>
        </w:rPr>
        <w:t xml:space="preserve"> a row representing a set of </w:t>
      </w:r>
      <w:r>
        <w:rPr>
          <w:i/>
          <w:iCs/>
        </w:rPr>
        <w:t>Orders, the page loads a fragment that displays additional details associated with each of those Orders. Corresponding to each Order is a check-box (unchecked by default). Before the Pharmacist clicks on a button (say 'On Hold' button), he/she needs to che</w:t>
      </w:r>
      <w:r>
        <w:rPr>
          <w:i/>
          <w:iCs/>
        </w:rPr>
        <w:t>ck the checkboxes corresponding to all those Orders that need to be put on hold. In other words, for each Order that is listed in that Regimen on which the 'On Hold' action has to be applied, check-mark the corresponding check-box.</w:t>
      </w:r>
    </w:p>
    <w:p w14:paraId="3D9038FF" w14:textId="77777777" w:rsidR="00105912" w:rsidRDefault="00756F4E">
      <w:pPr>
        <w:pStyle w:val="Heading1"/>
        <w:rPr>
          <w:b/>
          <w:bCs/>
        </w:rPr>
      </w:pPr>
      <w:bookmarkStart w:id="1" w:name="__RefHeading__942_757499970"/>
      <w:bookmarkStart w:id="2" w:name="_Toc475453317"/>
      <w:bookmarkEnd w:id="1"/>
      <w:r>
        <w:t xml:space="preserve">1. </w:t>
      </w:r>
      <w:bookmarkEnd w:id="2"/>
      <w:r>
        <w:rPr>
          <w:b/>
          <w:bCs/>
        </w:rPr>
        <w:t>USE CASES</w:t>
      </w:r>
    </w:p>
    <w:p w14:paraId="60E7531F" w14:textId="77777777" w:rsidR="00105912" w:rsidRDefault="00756F4E">
      <w:pPr>
        <w:pStyle w:val="TextBody"/>
      </w:pPr>
      <w:r>
        <w:t>In this sec</w:t>
      </w:r>
      <w:r>
        <w:t>tion, we will discuss the scenarios pertaining to what happens when a Pharmacist puts one or more Orders from a medication plan or regimen on hold.</w:t>
      </w:r>
    </w:p>
    <w:p w14:paraId="256CA6DA" w14:textId="77777777" w:rsidR="00105912" w:rsidRDefault="00756F4E">
      <w:pPr>
        <w:pStyle w:val="TextBody"/>
        <w:rPr>
          <w:i/>
          <w:iCs/>
        </w:rPr>
      </w:pPr>
      <w:r>
        <w:rPr>
          <w:i/>
          <w:iCs/>
        </w:rPr>
        <w:t xml:space="preserve">Consider this - Patient Betty Johnson walks into the Pharmacy to collect drugs Morphine and </w:t>
      </w:r>
      <w:proofErr w:type="spellStart"/>
      <w:r>
        <w:rPr>
          <w:i/>
          <w:iCs/>
        </w:rPr>
        <w:t>Crocin</w:t>
      </w:r>
      <w:proofErr w:type="spellEnd"/>
      <w:r>
        <w:rPr>
          <w:i/>
          <w:iCs/>
        </w:rPr>
        <w:t xml:space="preserve"> that are </w:t>
      </w:r>
      <w:r>
        <w:rPr>
          <w:i/>
          <w:iCs/>
        </w:rPr>
        <w:t xml:space="preserve">a part of a standard medication plan for Asthma disease. The Pharmacist John Watson opens Betty's Drug Order page to find active orders for Morphine and </w:t>
      </w:r>
      <w:proofErr w:type="spellStart"/>
      <w:r>
        <w:rPr>
          <w:i/>
          <w:iCs/>
        </w:rPr>
        <w:t>Crocin</w:t>
      </w:r>
      <w:proofErr w:type="spellEnd"/>
      <w:r>
        <w:rPr>
          <w:i/>
          <w:iCs/>
        </w:rPr>
        <w:t xml:space="preserve">. However, these drugs are not available in the Pharmacy for the next few days. John </w:t>
      </w:r>
      <w:proofErr w:type="spellStart"/>
      <w:r>
        <w:rPr>
          <w:i/>
          <w:iCs/>
        </w:rPr>
        <w:t>realises</w:t>
      </w:r>
      <w:proofErr w:type="spellEnd"/>
      <w:r>
        <w:rPr>
          <w:i/>
          <w:iCs/>
        </w:rPr>
        <w:t xml:space="preserve"> tha</w:t>
      </w:r>
      <w:r>
        <w:rPr>
          <w:i/>
          <w:iCs/>
        </w:rPr>
        <w:t>t he cannot dispatch the Orders immediately. John will now put these Orders on hold.</w:t>
      </w:r>
    </w:p>
    <w:p w14:paraId="5449C3D3" w14:textId="77777777" w:rsidR="00105912" w:rsidRDefault="00756F4E">
      <w:pPr>
        <w:pStyle w:val="Heading2"/>
      </w:pPr>
      <w:bookmarkStart w:id="3" w:name="__RefHeading__944_757499970"/>
      <w:bookmarkStart w:id="4" w:name="_Toc475453318"/>
      <w:bookmarkEnd w:id="3"/>
      <w:r>
        <w:t xml:space="preserve">1.1 </w:t>
      </w:r>
      <w:bookmarkEnd w:id="4"/>
      <w:r>
        <w:t>Put Order(s) in a Regimen On-Hold</w:t>
      </w:r>
    </w:p>
    <w:p w14:paraId="2CEA4C32" w14:textId="77777777" w:rsidR="00105912" w:rsidRDefault="00756F4E">
      <w:pPr>
        <w:pStyle w:val="TextBody"/>
      </w:pPr>
      <w:r>
        <w:t>The Pharmacist John selects a row representing all the Orders ordered as a part of a Regimen. This loads a fragment listing each of t</w:t>
      </w:r>
      <w:r>
        <w:t xml:space="preserve">hose Orders. John checks the check-boxes corresponding to each Order and clicks the 'On Hold' button. He </w:t>
      </w:r>
      <w:proofErr w:type="gramStart"/>
      <w:r>
        <w:t>then  provides</w:t>
      </w:r>
      <w:proofErr w:type="gramEnd"/>
      <w:r>
        <w:t xml:space="preserve"> some comments regarding why the Orders for that regimen are put on hold. If the Orders are being placed on hold due to lack of clarity o</w:t>
      </w:r>
      <w:r>
        <w:t>n the formulation of the drugs or consumption instructions or if the Physician has instructed the Pharmacist (provided instructions in the 'Instructions for Pharmacist' field) to notify him/her if the Orders are placed on hold, the Pharmacist sends an emai</w:t>
      </w:r>
      <w:r>
        <w:t xml:space="preserve">l to the </w:t>
      </w:r>
      <w:proofErr w:type="spellStart"/>
      <w:r>
        <w:t>Orderer</w:t>
      </w:r>
      <w:proofErr w:type="spellEnd"/>
      <w:r>
        <w:t xml:space="preserve">. Once that is done, the Orders involved continue to be listed in the Patient's Active Drug Orders table (albeit displayed in a different color) until the </w:t>
      </w:r>
      <w:proofErr w:type="spellStart"/>
      <w:r>
        <w:t>Orderer</w:t>
      </w:r>
      <w:proofErr w:type="spellEnd"/>
      <w:r>
        <w:t xml:space="preserve"> discards, replaces or provides some clarification on the Order(s). These Orde</w:t>
      </w:r>
      <w:r>
        <w:t>r(s) are also listed in the 'Hold/Discard' Order table in the Pharmacy homepage.</w:t>
      </w:r>
    </w:p>
    <w:p w14:paraId="3379EC23" w14:textId="77777777" w:rsidR="00105912" w:rsidRDefault="00756F4E">
      <w:pPr>
        <w:pStyle w:val="Heading2"/>
      </w:pPr>
      <w:bookmarkStart w:id="5" w:name="__RefHeading__946_757499970"/>
      <w:bookmarkStart w:id="6" w:name="_Toc475453319"/>
      <w:bookmarkEnd w:id="5"/>
      <w:r>
        <w:t xml:space="preserve">1.2 </w:t>
      </w:r>
      <w:bookmarkEnd w:id="6"/>
      <w:proofErr w:type="spellStart"/>
      <w:r>
        <w:t>Orderer</w:t>
      </w:r>
      <w:proofErr w:type="spellEnd"/>
      <w:r>
        <w:t xml:space="preserve"> discards the Order(</w:t>
      </w:r>
      <w:proofErr w:type="spellStart"/>
      <w:r>
        <w:t>s</w:t>
      </w:r>
      <w:proofErr w:type="spellEnd"/>
      <w:r>
        <w:t>) put on hold</w:t>
      </w:r>
    </w:p>
    <w:p w14:paraId="6764C99D" w14:textId="77777777" w:rsidR="00105912" w:rsidRDefault="00756F4E">
      <w:pPr>
        <w:pStyle w:val="TextBody"/>
      </w:pPr>
      <w:r>
        <w:t xml:space="preserve">The </w:t>
      </w:r>
      <w:proofErr w:type="spellStart"/>
      <w:r>
        <w:t>Orderer</w:t>
      </w:r>
      <w:proofErr w:type="spellEnd"/>
      <w:r>
        <w:t xml:space="preserve"> or Physician logs into the Patient's Drug Order page and discards the Order(s) that are placed on hold. </w:t>
      </w:r>
      <w:proofErr w:type="spellStart"/>
      <w:r>
        <w:t>He/She</w:t>
      </w:r>
      <w:proofErr w:type="spellEnd"/>
      <w:r>
        <w:t xml:space="preserve"> may ch</w:t>
      </w:r>
      <w:r>
        <w:t>oose to create new Order(s) for the Patient.</w:t>
      </w:r>
    </w:p>
    <w:p w14:paraId="20977024" w14:textId="77777777" w:rsidR="00105912" w:rsidRDefault="00756F4E">
      <w:pPr>
        <w:pStyle w:val="Heading2"/>
      </w:pPr>
      <w:bookmarkStart w:id="7" w:name="__RefHeading__948_757499970"/>
      <w:bookmarkEnd w:id="7"/>
      <w:r>
        <w:t xml:space="preserve">1.3 </w:t>
      </w:r>
      <w:proofErr w:type="spellStart"/>
      <w:r>
        <w:t>Orderer</w:t>
      </w:r>
      <w:proofErr w:type="spellEnd"/>
      <w:r>
        <w:t xml:space="preserve"> modifies the Order(</w:t>
      </w:r>
      <w:proofErr w:type="spellStart"/>
      <w:r>
        <w:t>s</w:t>
      </w:r>
      <w:proofErr w:type="spellEnd"/>
      <w:r>
        <w:t>) put on hold</w:t>
      </w:r>
    </w:p>
    <w:p w14:paraId="6CB5E254" w14:textId="77777777" w:rsidR="00105912" w:rsidRDefault="00756F4E">
      <w:pPr>
        <w:pStyle w:val="TextBody"/>
      </w:pPr>
      <w:r>
        <w:t xml:space="preserve">The </w:t>
      </w:r>
      <w:proofErr w:type="spellStart"/>
      <w:r>
        <w:t>Orderer</w:t>
      </w:r>
      <w:proofErr w:type="spellEnd"/>
      <w:r>
        <w:t xml:space="preserve"> or Physician logs into the Patient's Drug Order page and edits the formulation of the drugs, thus replacing some of the components to address the reason </w:t>
      </w:r>
      <w:r>
        <w:t xml:space="preserve">why the Order(s) were put on hold. Alternatively, the </w:t>
      </w:r>
      <w:proofErr w:type="spellStart"/>
      <w:r>
        <w:t>Orderer</w:t>
      </w:r>
      <w:proofErr w:type="spellEnd"/>
      <w:r>
        <w:t xml:space="preserve"> will provide comments to the Pharmacist in the 'Instructions from Physician for Pharmacist' field to address the reason why the Order(s) were put on hold.  </w:t>
      </w:r>
    </w:p>
    <w:p w14:paraId="18B894C6" w14:textId="77777777" w:rsidR="00105912" w:rsidRDefault="00756F4E">
      <w:pPr>
        <w:pStyle w:val="Heading2"/>
      </w:pPr>
      <w:bookmarkStart w:id="8" w:name="__RefHeading__950_757499970"/>
      <w:bookmarkEnd w:id="8"/>
      <w:r>
        <w:lastRenderedPageBreak/>
        <w:t>1.4 Pharmacist removes the hold on th</w:t>
      </w:r>
      <w:r>
        <w:t>e Order(s)</w:t>
      </w:r>
    </w:p>
    <w:p w14:paraId="7C3024E7" w14:textId="77777777" w:rsidR="00105912" w:rsidRDefault="00756F4E">
      <w:pPr>
        <w:pStyle w:val="TextBody"/>
      </w:pPr>
      <w:r>
        <w:t xml:space="preserve">Once the Pharmacist is assured that the Orders that were placed on hold earlier, can be dispatched now, he/she logs into the Pharmacy homepage and </w:t>
      </w:r>
      <w:ins w:id="9" w:author="Unknown Author" w:date="2017-03-15T11:35:00Z">
        <w:r>
          <w:t>check marks the check-box corresponding to the Order(</w:t>
        </w:r>
        <w:proofErr w:type="gramStart"/>
        <w:r>
          <w:t>s)  on</w:t>
        </w:r>
        <w:proofErr w:type="gramEnd"/>
        <w:r>
          <w:t xml:space="preserve"> which the hold has to be removed and clicks on the 'Remove Hold' button. </w:t>
        </w:r>
      </w:ins>
      <w:r>
        <w:t>This will display a pop-up to confirm removal of the hold on the Order(s) and set the Order status as 'Active'.</w:t>
      </w:r>
    </w:p>
    <w:p w14:paraId="5E049BDD" w14:textId="77777777" w:rsidR="00105912" w:rsidRDefault="00756F4E">
      <w:pPr>
        <w:pStyle w:val="TextBody"/>
        <w:rPr>
          <w:i/>
          <w:iCs/>
        </w:rPr>
      </w:pPr>
      <w:r>
        <w:rPr>
          <w:i/>
          <w:iCs/>
        </w:rPr>
        <w:t>Consider an</w:t>
      </w:r>
      <w:r>
        <w:rPr>
          <w:i/>
          <w:iCs/>
        </w:rPr>
        <w:t xml:space="preserve">other situation where Patient Betty Johnson walks into the Pharmacy to collect drugs Morphine and </w:t>
      </w:r>
      <w:proofErr w:type="spellStart"/>
      <w:r>
        <w:rPr>
          <w:i/>
          <w:iCs/>
        </w:rPr>
        <w:t>Crocin</w:t>
      </w:r>
      <w:proofErr w:type="spellEnd"/>
      <w:r>
        <w:rPr>
          <w:i/>
          <w:iCs/>
        </w:rPr>
        <w:t xml:space="preserve"> for treatment of Asthma. The Pharmacist John Watson opens Betty's Drug Order page to find active Orders for Morphine and </w:t>
      </w:r>
      <w:proofErr w:type="spellStart"/>
      <w:r>
        <w:rPr>
          <w:i/>
          <w:iCs/>
        </w:rPr>
        <w:t>Crocin</w:t>
      </w:r>
      <w:proofErr w:type="spellEnd"/>
      <w:r>
        <w:rPr>
          <w:i/>
          <w:iCs/>
        </w:rPr>
        <w:t>. While Morphine drug is</w:t>
      </w:r>
      <w:r>
        <w:rPr>
          <w:i/>
          <w:iCs/>
        </w:rPr>
        <w:t xml:space="preserve"> available at the Pharmacy, </w:t>
      </w:r>
      <w:proofErr w:type="spellStart"/>
      <w:r>
        <w:rPr>
          <w:i/>
          <w:iCs/>
        </w:rPr>
        <w:t>Crocin</w:t>
      </w:r>
      <w:proofErr w:type="spellEnd"/>
      <w:r>
        <w:rPr>
          <w:i/>
          <w:iCs/>
        </w:rPr>
        <w:t xml:space="preserve"> is not available for a few days. John </w:t>
      </w:r>
      <w:proofErr w:type="spellStart"/>
      <w:r>
        <w:rPr>
          <w:i/>
          <w:iCs/>
        </w:rPr>
        <w:t>realises</w:t>
      </w:r>
      <w:proofErr w:type="spellEnd"/>
      <w:r>
        <w:rPr>
          <w:i/>
          <w:iCs/>
        </w:rPr>
        <w:t xml:space="preserve"> that he cannot dispatch a part of the prescription without the Physician's authorization. John will now put the </w:t>
      </w:r>
      <w:proofErr w:type="spellStart"/>
      <w:r>
        <w:rPr>
          <w:i/>
          <w:iCs/>
        </w:rPr>
        <w:t>Crocin</w:t>
      </w:r>
      <w:proofErr w:type="spellEnd"/>
      <w:r>
        <w:rPr>
          <w:i/>
          <w:iCs/>
        </w:rPr>
        <w:t xml:space="preserve"> Order on hold.</w:t>
      </w:r>
    </w:p>
    <w:p w14:paraId="71DC677E" w14:textId="77777777" w:rsidR="00105912" w:rsidRDefault="00756F4E">
      <w:pPr>
        <w:pStyle w:val="Heading2"/>
      </w:pPr>
      <w:bookmarkStart w:id="10" w:name="__RefHeading__952_757499970"/>
      <w:bookmarkStart w:id="11" w:name="_Toc475453320"/>
      <w:bookmarkEnd w:id="10"/>
      <w:r>
        <w:t>1.</w:t>
      </w:r>
      <w:bookmarkEnd w:id="11"/>
      <w:r>
        <w:t>5 Put some Order(s) in a Regimen On-Ho</w:t>
      </w:r>
      <w:r>
        <w:t>ld</w:t>
      </w:r>
    </w:p>
    <w:p w14:paraId="2F7B306E" w14:textId="77777777" w:rsidR="00105912" w:rsidRDefault="00756F4E">
      <w:pPr>
        <w:pStyle w:val="TextBody"/>
      </w:pPr>
      <w:r>
        <w:t xml:space="preserve">The Pharmacist John selects a row representing all the Orders ordered as a part of a Regimen. As described in the UI design, he ignores the checkbox corresponding to the Order for Morphine and checks the check-box corresponding to </w:t>
      </w:r>
      <w:proofErr w:type="spellStart"/>
      <w:r>
        <w:rPr>
          <w:i/>
          <w:iCs/>
        </w:rPr>
        <w:t>Crocin</w:t>
      </w:r>
      <w:proofErr w:type="spellEnd"/>
      <w:r>
        <w:t xml:space="preserve"> Order before cl</w:t>
      </w:r>
      <w:r>
        <w:t xml:space="preserve">icking the 'On Hold' button. John provides some comments regarding why the Order is put on hold. If the </w:t>
      </w:r>
      <w:proofErr w:type="spellStart"/>
      <w:r>
        <w:t>Crocin</w:t>
      </w:r>
      <w:proofErr w:type="spellEnd"/>
      <w:r>
        <w:t xml:space="preserve"> Order is being placed on hold due to lack of clarity on drug formulation or consumption instructions or if the Physician has instructed the Pharm</w:t>
      </w:r>
      <w:r>
        <w:t xml:space="preserve">acist (provided instructions in the 'Instructions for Pharmacist' field) to notify him/her if the Order is placed on hold, the Pharmacist sends an email to the </w:t>
      </w:r>
      <w:proofErr w:type="spellStart"/>
      <w:r>
        <w:t>Orderer</w:t>
      </w:r>
      <w:proofErr w:type="spellEnd"/>
      <w:r>
        <w:t xml:space="preserve">.  Once that is done, the Orders for Morphine and </w:t>
      </w:r>
      <w:proofErr w:type="spellStart"/>
      <w:r>
        <w:t>Crocin</w:t>
      </w:r>
      <w:proofErr w:type="spellEnd"/>
      <w:r>
        <w:t xml:space="preserve"> continue to be listed in the Pat</w:t>
      </w:r>
      <w:r>
        <w:t xml:space="preserve">ient's Active Drug Orders table though only </w:t>
      </w:r>
      <w:proofErr w:type="spellStart"/>
      <w:r>
        <w:t>Crocin</w:t>
      </w:r>
      <w:proofErr w:type="spellEnd"/>
      <w:r>
        <w:t xml:space="preserve"> Order is displayed in a different color. This tells the users that Morphine and </w:t>
      </w:r>
      <w:proofErr w:type="spellStart"/>
      <w:r>
        <w:t>Crocin</w:t>
      </w:r>
      <w:proofErr w:type="spellEnd"/>
      <w:r>
        <w:t xml:space="preserve"> are ordered together but the Order for </w:t>
      </w:r>
      <w:proofErr w:type="spellStart"/>
      <w:r>
        <w:t>Crocin</w:t>
      </w:r>
      <w:proofErr w:type="spellEnd"/>
      <w:r>
        <w:t xml:space="preserve"> has been put on hold.</w:t>
      </w:r>
    </w:p>
    <w:p w14:paraId="23FDB5EB" w14:textId="77777777" w:rsidR="00105912" w:rsidRDefault="00756F4E">
      <w:pPr>
        <w:pStyle w:val="TextBody"/>
      </w:pPr>
      <w:r>
        <w:t>When the Pharmacist puts some Orders from a Regime</w:t>
      </w:r>
      <w:r>
        <w:t xml:space="preserve">n on hold, he/she cannot dispatch the remaining Orders unless the </w:t>
      </w:r>
      <w:proofErr w:type="spellStart"/>
      <w:r>
        <w:t>Orderer</w:t>
      </w:r>
      <w:proofErr w:type="spellEnd"/>
      <w:r>
        <w:t xml:space="preserve"> authorizes it. The Physician is notified by the Pharmacist via email about the Order(s) that are put on Hold.</w:t>
      </w:r>
    </w:p>
    <w:p w14:paraId="5738B68F" w14:textId="77777777" w:rsidR="00105912" w:rsidRDefault="00756F4E">
      <w:pPr>
        <w:pStyle w:val="Heading2"/>
      </w:pPr>
      <w:bookmarkStart w:id="12" w:name="__RefHeading__954_757499970"/>
      <w:bookmarkStart w:id="13" w:name="_Toc4754533191"/>
      <w:bookmarkEnd w:id="12"/>
      <w:r>
        <w:t xml:space="preserve">1.6 </w:t>
      </w:r>
      <w:bookmarkEnd w:id="13"/>
      <w:proofErr w:type="spellStart"/>
      <w:r>
        <w:t>Orderer</w:t>
      </w:r>
      <w:proofErr w:type="spellEnd"/>
      <w:r>
        <w:t xml:space="preserve"> discards the Order(</w:t>
      </w:r>
      <w:proofErr w:type="spellStart"/>
      <w:r>
        <w:t>s</w:t>
      </w:r>
      <w:proofErr w:type="spellEnd"/>
      <w:r>
        <w:t>) put on hold</w:t>
      </w:r>
    </w:p>
    <w:p w14:paraId="35C08303" w14:textId="77777777" w:rsidR="00105912" w:rsidRDefault="00756F4E">
      <w:pPr>
        <w:pStyle w:val="TextBody"/>
      </w:pPr>
      <w:r>
        <w:t xml:space="preserve">The </w:t>
      </w:r>
      <w:proofErr w:type="spellStart"/>
      <w:r>
        <w:t>Orderer</w:t>
      </w:r>
      <w:proofErr w:type="spellEnd"/>
      <w:r>
        <w:t xml:space="preserve"> or Physician l</w:t>
      </w:r>
      <w:r>
        <w:t xml:space="preserve">ogs into the Patient's Drug Order page and discards the Order(s) that are placed on hold. </w:t>
      </w:r>
      <w:proofErr w:type="spellStart"/>
      <w:r>
        <w:t>He/She</w:t>
      </w:r>
      <w:proofErr w:type="spellEnd"/>
      <w:r>
        <w:t xml:space="preserve"> may choose to create new Order(s) for the Patient.</w:t>
      </w:r>
    </w:p>
    <w:p w14:paraId="356ED59E" w14:textId="77777777" w:rsidR="00105912" w:rsidRDefault="00756F4E">
      <w:pPr>
        <w:pStyle w:val="Heading2"/>
      </w:pPr>
      <w:bookmarkStart w:id="14" w:name="__RefHeading__956_757499970"/>
      <w:bookmarkEnd w:id="14"/>
      <w:r>
        <w:t xml:space="preserve">1.7 </w:t>
      </w:r>
      <w:proofErr w:type="spellStart"/>
      <w:r>
        <w:t>Orderer</w:t>
      </w:r>
      <w:proofErr w:type="spellEnd"/>
      <w:r>
        <w:t xml:space="preserve"> modifies the Order(</w:t>
      </w:r>
      <w:proofErr w:type="spellStart"/>
      <w:r>
        <w:t>s</w:t>
      </w:r>
      <w:proofErr w:type="spellEnd"/>
      <w:r>
        <w:t>) put on hold</w:t>
      </w:r>
    </w:p>
    <w:p w14:paraId="7805EBD5" w14:textId="77777777" w:rsidR="00105912" w:rsidRDefault="00756F4E">
      <w:pPr>
        <w:pStyle w:val="TextBody"/>
      </w:pPr>
      <w:r>
        <w:t xml:space="preserve">The </w:t>
      </w:r>
      <w:proofErr w:type="spellStart"/>
      <w:r>
        <w:t>Orderer</w:t>
      </w:r>
      <w:proofErr w:type="spellEnd"/>
      <w:r>
        <w:t xml:space="preserve"> or Physician logs into the Patient's Drug Order pa</w:t>
      </w:r>
      <w:r>
        <w:t xml:space="preserve">ge and edits the formulation of the drugs, thus replacing some of the </w:t>
      </w:r>
      <w:proofErr w:type="gramStart"/>
      <w:r>
        <w:t>components  to</w:t>
      </w:r>
      <w:proofErr w:type="gramEnd"/>
      <w:r>
        <w:t xml:space="preserve"> address the </w:t>
      </w:r>
      <w:commentRangeStart w:id="15"/>
      <w:r>
        <w:t>reason why the Order(s) were put on hold</w:t>
      </w:r>
      <w:commentRangeEnd w:id="15"/>
      <w:r>
        <w:commentReference w:id="15"/>
      </w:r>
      <w:r>
        <w:commentReference w:id="16"/>
      </w:r>
      <w:r>
        <w:t>.</w:t>
      </w:r>
      <w:ins w:id="17" w:author="Unknown Author" w:date="2017-03-12T17:15:00Z">
        <w:r>
          <w:t xml:space="preserve"> Alternatively, the </w:t>
        </w:r>
        <w:proofErr w:type="spellStart"/>
        <w:r>
          <w:t>Orderer</w:t>
        </w:r>
        <w:proofErr w:type="spellEnd"/>
        <w:r>
          <w:t xml:space="preserve"> will provide comments to the Pharmacist in the 'Instructions from Physician for Phar</w:t>
        </w:r>
        <w:r>
          <w:t>macist' field to address the reason why the Order(s) were put on hold.</w:t>
        </w:r>
      </w:ins>
    </w:p>
    <w:p w14:paraId="163537A1" w14:textId="77777777" w:rsidR="00105912" w:rsidRDefault="00105912">
      <w:pPr>
        <w:pStyle w:val="TextBody"/>
      </w:pPr>
    </w:p>
    <w:p w14:paraId="12A3C8AC" w14:textId="77777777" w:rsidR="00105912" w:rsidRDefault="00756F4E">
      <w:pPr>
        <w:pStyle w:val="Heading2"/>
      </w:pPr>
      <w:bookmarkStart w:id="18" w:name="__RefHeading__958_757499970"/>
      <w:bookmarkEnd w:id="18"/>
      <w:r>
        <w:lastRenderedPageBreak/>
        <w:t>1.8 Pharmacist removes the hold on the Order(s)</w:t>
      </w:r>
    </w:p>
    <w:p w14:paraId="30563644" w14:textId="77777777" w:rsidR="00105912" w:rsidRDefault="00756F4E">
      <w:pPr>
        <w:pStyle w:val="TextBody"/>
      </w:pPr>
      <w:ins w:id="19" w:author="Unknown Author" w:date="2017-03-12T17:34:00Z">
        <w:r>
          <w:t xml:space="preserve">Once the Pharmacist is assured that the Order(s) that were placed on hold earlier, can be dispatched now, he/she logs into the Pharmacy </w:t>
        </w:r>
        <w:r>
          <w:t>homepage and check marks the check-box corresponding to the Order(</w:t>
        </w:r>
        <w:proofErr w:type="gramStart"/>
        <w:r>
          <w:t>s)  on</w:t>
        </w:r>
        <w:proofErr w:type="gramEnd"/>
        <w:r>
          <w:t xml:space="preserve"> which the hold has to be removed and clicks on the 'Remove Hold' button. This will display a pop-up to confirm removal of the hold on the Order(s) and set the Order status as 'Active'</w:t>
        </w:r>
        <w:r>
          <w:t>.</w:t>
        </w:r>
      </w:ins>
    </w:p>
    <w:p w14:paraId="766CA8FD" w14:textId="77777777" w:rsidR="00105912" w:rsidRDefault="00756F4E">
      <w:pPr>
        <w:pStyle w:val="TextBody"/>
        <w:rPr>
          <w:i/>
          <w:iCs/>
        </w:rPr>
      </w:pPr>
      <w:commentRangeStart w:id="20"/>
      <w:r>
        <w:rPr>
          <w:i/>
          <w:iCs/>
        </w:rPr>
        <w:t xml:space="preserve">Consider another situation where Patient Betty Johnson walks into the Pharmacy to collect Morphine and </w:t>
      </w:r>
      <w:proofErr w:type="spellStart"/>
      <w:r>
        <w:rPr>
          <w:i/>
          <w:iCs/>
        </w:rPr>
        <w:t>Crocin</w:t>
      </w:r>
      <w:proofErr w:type="spellEnd"/>
      <w:r>
        <w:rPr>
          <w:i/>
          <w:iCs/>
        </w:rPr>
        <w:t xml:space="preserve"> drugs. These drugs are ordered and grouped together by the Physician. The Pharmacist John Watson opens Betty's Drug Order page to find </w:t>
      </w:r>
      <w:proofErr w:type="gramStart"/>
      <w:r>
        <w:rPr>
          <w:i/>
          <w:iCs/>
        </w:rPr>
        <w:t>an active</w:t>
      </w:r>
      <w:r>
        <w:rPr>
          <w:i/>
          <w:iCs/>
        </w:rPr>
        <w:t xml:space="preserve"> orders</w:t>
      </w:r>
      <w:proofErr w:type="gramEnd"/>
      <w:r>
        <w:rPr>
          <w:i/>
          <w:iCs/>
        </w:rPr>
        <w:t xml:space="preserve"> for Morphine and </w:t>
      </w:r>
      <w:proofErr w:type="spellStart"/>
      <w:r>
        <w:rPr>
          <w:i/>
          <w:iCs/>
        </w:rPr>
        <w:t>Crocin</w:t>
      </w:r>
      <w:proofErr w:type="spellEnd"/>
      <w:r>
        <w:rPr>
          <w:i/>
          <w:iCs/>
        </w:rPr>
        <w:t xml:space="preserve">. However, these drugs are not available in the Pharmacy for a few days. John </w:t>
      </w:r>
      <w:proofErr w:type="spellStart"/>
      <w:r>
        <w:rPr>
          <w:i/>
          <w:iCs/>
        </w:rPr>
        <w:t>realises</w:t>
      </w:r>
      <w:proofErr w:type="spellEnd"/>
      <w:r>
        <w:rPr>
          <w:i/>
          <w:iCs/>
        </w:rPr>
        <w:t xml:space="preserve"> that he cannot dispatch the Orders prescribed by the Physician. John will now put the Order(</w:t>
      </w:r>
      <w:proofErr w:type="spellStart"/>
      <w:r>
        <w:rPr>
          <w:i/>
          <w:iCs/>
        </w:rPr>
        <w:t>s</w:t>
      </w:r>
      <w:proofErr w:type="spellEnd"/>
      <w:r>
        <w:rPr>
          <w:i/>
          <w:iCs/>
        </w:rPr>
        <w:t>) on hold.</w:t>
      </w:r>
      <w:commentRangeEnd w:id="20"/>
      <w:r>
        <w:rPr>
          <w:i/>
          <w:iCs/>
        </w:rPr>
        <w:commentReference w:id="20"/>
      </w:r>
    </w:p>
    <w:p w14:paraId="419BED64" w14:textId="77777777" w:rsidR="00105912" w:rsidRDefault="00756F4E">
      <w:pPr>
        <w:pStyle w:val="Heading2"/>
      </w:pPr>
      <w:bookmarkStart w:id="21" w:name="__RefHeading__960_757499970"/>
      <w:bookmarkStart w:id="22" w:name="_Toc4754533181"/>
      <w:bookmarkEnd w:id="21"/>
      <w:r>
        <w:t xml:space="preserve">1.9 </w:t>
      </w:r>
      <w:bookmarkEnd w:id="22"/>
      <w:r>
        <w:t>Put Order(s) in a Group On-</w:t>
      </w:r>
      <w:r>
        <w:t>Hold</w:t>
      </w:r>
    </w:p>
    <w:p w14:paraId="15EEFC5B" w14:textId="77777777" w:rsidR="00105912" w:rsidRDefault="00756F4E">
      <w:pPr>
        <w:pStyle w:val="TextBody"/>
      </w:pPr>
      <w:r>
        <w:t xml:space="preserve">The Pharmacist John selects a row representing all the Orders ordered as a part of a group. This loads a fragment listing each of those Orders. John checks the check-boxes corresponding to each Order and clicks the 'On Hold' button. He </w:t>
      </w:r>
      <w:proofErr w:type="gramStart"/>
      <w:r>
        <w:t>then  provides</w:t>
      </w:r>
      <w:proofErr w:type="gramEnd"/>
      <w:r>
        <w:t xml:space="preserve"> </w:t>
      </w:r>
      <w:r>
        <w:t xml:space="preserve">some comments regarding why the Orders in that group are put on hold. </w:t>
      </w:r>
      <w:ins w:id="23" w:author="Unknown Author" w:date="2017-03-12T17:21:00Z">
        <w:r>
          <w:t>If the Orders are being placed on hold due to lack of clarity on the formulation of the drugs or consumption instructions or if the Physician has instructed the Pharmacist (provided inst</w:t>
        </w:r>
        <w:r>
          <w:t xml:space="preserve">ructions in the 'Instructions for Pharmacist' field) to notify him/her if the Orders are placed on hold, the Pharmacist sends an email to the </w:t>
        </w:r>
        <w:proofErr w:type="spellStart"/>
        <w:r>
          <w:t>Orderer</w:t>
        </w:r>
        <w:proofErr w:type="spellEnd"/>
        <w:r>
          <w:t xml:space="preserve"> about the Orders that are put on hold.</w:t>
        </w:r>
      </w:ins>
      <w:r>
        <w:t xml:space="preserve"> Once that is done, the Orders involved continue to be listed in the</w:t>
      </w:r>
      <w:r>
        <w:t xml:space="preserve"> Patient's Active Drug Orders table (albeit displayed in a different color) until the </w:t>
      </w:r>
      <w:proofErr w:type="spellStart"/>
      <w:r>
        <w:t>Orderer</w:t>
      </w:r>
      <w:proofErr w:type="spellEnd"/>
      <w:r>
        <w:t xml:space="preserve"> discards, replaces or provides some clarification on the Order(s). These Order(s) are also listed in the 'Hold/Discard' Order table in the Pharmacy homepage.</w:t>
      </w:r>
    </w:p>
    <w:p w14:paraId="0C53FF89" w14:textId="77777777" w:rsidR="00105912" w:rsidRDefault="00756F4E">
      <w:pPr>
        <w:pStyle w:val="Heading2"/>
      </w:pPr>
      <w:bookmarkStart w:id="24" w:name="__RefHeading__962_757499970"/>
      <w:bookmarkStart w:id="25" w:name="_Toc4754533192"/>
      <w:bookmarkEnd w:id="24"/>
      <w:r>
        <w:t>1.10</w:t>
      </w:r>
      <w:r>
        <w:t xml:space="preserve"> </w:t>
      </w:r>
      <w:bookmarkEnd w:id="25"/>
      <w:proofErr w:type="spellStart"/>
      <w:r>
        <w:t>Orderer</w:t>
      </w:r>
      <w:proofErr w:type="spellEnd"/>
      <w:r>
        <w:t xml:space="preserve"> discards the Order(</w:t>
      </w:r>
      <w:proofErr w:type="spellStart"/>
      <w:r>
        <w:t>s</w:t>
      </w:r>
      <w:proofErr w:type="spellEnd"/>
      <w:r>
        <w:t>) put on hold</w:t>
      </w:r>
    </w:p>
    <w:p w14:paraId="0D7EE165" w14:textId="77777777" w:rsidR="00105912" w:rsidRDefault="00756F4E">
      <w:pPr>
        <w:pStyle w:val="TextBody"/>
      </w:pPr>
      <w:r>
        <w:t xml:space="preserve">The </w:t>
      </w:r>
      <w:proofErr w:type="spellStart"/>
      <w:r>
        <w:t>Orderer</w:t>
      </w:r>
      <w:proofErr w:type="spellEnd"/>
      <w:r>
        <w:t xml:space="preserve"> or Physician logs into the Patient's Drug Order page and discards the Order(s) that are placed on hold. </w:t>
      </w:r>
      <w:proofErr w:type="spellStart"/>
      <w:r>
        <w:t>He/She</w:t>
      </w:r>
      <w:proofErr w:type="spellEnd"/>
      <w:r>
        <w:t xml:space="preserve"> may choose to create new Order(s) for the Patient.</w:t>
      </w:r>
    </w:p>
    <w:p w14:paraId="5799A320" w14:textId="77777777" w:rsidR="00105912" w:rsidRDefault="00756F4E">
      <w:pPr>
        <w:pStyle w:val="Heading2"/>
      </w:pPr>
      <w:bookmarkStart w:id="26" w:name="__RefHeading__964_757499970"/>
      <w:bookmarkEnd w:id="26"/>
      <w:r>
        <w:t xml:space="preserve">1.11 </w:t>
      </w:r>
      <w:proofErr w:type="spellStart"/>
      <w:r>
        <w:t>Orderer</w:t>
      </w:r>
      <w:proofErr w:type="spellEnd"/>
      <w:r>
        <w:t xml:space="preserve"> modifies the Order(</w:t>
      </w:r>
      <w:proofErr w:type="spellStart"/>
      <w:r>
        <w:t>s</w:t>
      </w:r>
      <w:proofErr w:type="spellEnd"/>
      <w:r>
        <w:t xml:space="preserve">) put </w:t>
      </w:r>
      <w:r>
        <w:t>on hold</w:t>
      </w:r>
    </w:p>
    <w:p w14:paraId="3C13EEBF" w14:textId="77777777" w:rsidR="00105912" w:rsidRDefault="00756F4E">
      <w:pPr>
        <w:pStyle w:val="TextBody"/>
      </w:pPr>
      <w:r>
        <w:t xml:space="preserve">The </w:t>
      </w:r>
      <w:proofErr w:type="spellStart"/>
      <w:r>
        <w:t>Orderer</w:t>
      </w:r>
      <w:proofErr w:type="spellEnd"/>
      <w:r>
        <w:t xml:space="preserve"> or Physician logs into the Patient's Drug Order page and edits the formulation of the drugs, thus replacing some of the components to address the reasons why the Order(s) were put on hold. </w:t>
      </w:r>
      <w:ins w:id="27" w:author="Unknown Author" w:date="2017-03-12T17:22:00Z">
        <w:r>
          <w:t xml:space="preserve">Alternatively, the </w:t>
        </w:r>
        <w:proofErr w:type="spellStart"/>
        <w:r>
          <w:t>Orderer</w:t>
        </w:r>
        <w:proofErr w:type="spellEnd"/>
        <w:r>
          <w:t xml:space="preserve"> will provide comment</w:t>
        </w:r>
        <w:r>
          <w:t>s to the Pharmacist in the 'Instructions from Physician for Pharmacist' field to address the reason why the Order(s) were put on hold.</w:t>
        </w:r>
      </w:ins>
    </w:p>
    <w:p w14:paraId="63BAF358" w14:textId="77777777" w:rsidR="00105912" w:rsidRDefault="00756F4E">
      <w:pPr>
        <w:pStyle w:val="Heading2"/>
      </w:pPr>
      <w:bookmarkStart w:id="28" w:name="__RefHeading__966_757499970"/>
      <w:bookmarkEnd w:id="28"/>
      <w:r>
        <w:t>1.12 Pharmacist removes the hold on the Order(s)</w:t>
      </w:r>
    </w:p>
    <w:p w14:paraId="16166EA2" w14:textId="77777777" w:rsidR="00105912" w:rsidRDefault="00756F4E">
      <w:pPr>
        <w:pStyle w:val="TextBody"/>
      </w:pPr>
      <w:ins w:id="29" w:author="Unknown Author" w:date="2017-03-12T17:35:00Z">
        <w:r>
          <w:t xml:space="preserve">Once the Pharmacist is assured that the Orders that were placed on hold </w:t>
        </w:r>
        <w:r>
          <w:t xml:space="preserve">earlier, can be dispatched now, he/she logs into the Pharmacy homepage and </w:t>
        </w:r>
      </w:ins>
      <w:ins w:id="30" w:author="Unknown Author" w:date="2017-03-15T11:34:00Z">
        <w:r>
          <w:t>check marks the check-box corresponding to the Order(</w:t>
        </w:r>
        <w:proofErr w:type="gramStart"/>
        <w:r>
          <w:t>s)  on</w:t>
        </w:r>
        <w:proofErr w:type="gramEnd"/>
        <w:r>
          <w:t xml:space="preserve"> which the hold has to be removed and clicks on the 'Remove Hold' button. </w:t>
        </w:r>
      </w:ins>
      <w:ins w:id="31" w:author="Unknown Author" w:date="2017-03-12T17:35:00Z">
        <w:r>
          <w:t>This will display a pop-up to confirm removal of</w:t>
        </w:r>
        <w:r>
          <w:t xml:space="preserve"> the hold on the Order(s) and set the Order status as 'Active'.</w:t>
        </w:r>
      </w:ins>
    </w:p>
    <w:p w14:paraId="759EF365" w14:textId="77777777" w:rsidR="00105912" w:rsidRDefault="00756F4E">
      <w:pPr>
        <w:pStyle w:val="TextBody"/>
        <w:rPr>
          <w:i/>
          <w:iCs/>
        </w:rPr>
      </w:pPr>
      <w:r>
        <w:rPr>
          <w:i/>
          <w:iCs/>
        </w:rPr>
        <w:lastRenderedPageBreak/>
        <w:t xml:space="preserve">Consider another situation where Patient Betty Johnson walks into the Pharmacy to collect drugs Morphine and </w:t>
      </w:r>
      <w:proofErr w:type="spellStart"/>
      <w:r>
        <w:rPr>
          <w:i/>
          <w:iCs/>
        </w:rPr>
        <w:t>Crocin</w:t>
      </w:r>
      <w:proofErr w:type="spellEnd"/>
      <w:r>
        <w:rPr>
          <w:i/>
          <w:iCs/>
        </w:rPr>
        <w:t xml:space="preserve"> that were ordered together as a group. The Pharmacist John Watson opens Bett</w:t>
      </w:r>
      <w:r>
        <w:rPr>
          <w:i/>
          <w:iCs/>
        </w:rPr>
        <w:t xml:space="preserve">y's Drug Order page to find active Orders for Morphine and </w:t>
      </w:r>
      <w:proofErr w:type="spellStart"/>
      <w:r>
        <w:rPr>
          <w:i/>
          <w:iCs/>
        </w:rPr>
        <w:t>Crocin</w:t>
      </w:r>
      <w:proofErr w:type="spellEnd"/>
      <w:r>
        <w:rPr>
          <w:i/>
          <w:iCs/>
        </w:rPr>
        <w:t xml:space="preserve">. While Morphine drug is available at the Pharmacy, </w:t>
      </w:r>
      <w:proofErr w:type="spellStart"/>
      <w:r>
        <w:rPr>
          <w:i/>
          <w:iCs/>
        </w:rPr>
        <w:t>Crocin</w:t>
      </w:r>
      <w:proofErr w:type="spellEnd"/>
      <w:r>
        <w:rPr>
          <w:i/>
          <w:iCs/>
        </w:rPr>
        <w:t xml:space="preserve"> is not available for a few days. John </w:t>
      </w:r>
      <w:proofErr w:type="spellStart"/>
      <w:r>
        <w:rPr>
          <w:i/>
          <w:iCs/>
        </w:rPr>
        <w:t>realises</w:t>
      </w:r>
      <w:proofErr w:type="spellEnd"/>
      <w:r>
        <w:rPr>
          <w:i/>
          <w:iCs/>
        </w:rPr>
        <w:t xml:space="preserve"> that he cannot dispatch a part of the prescription without the Physician's authorizat</w:t>
      </w:r>
      <w:r>
        <w:rPr>
          <w:i/>
          <w:iCs/>
        </w:rPr>
        <w:t xml:space="preserve">ion. John will place the </w:t>
      </w:r>
      <w:proofErr w:type="spellStart"/>
      <w:r>
        <w:rPr>
          <w:i/>
          <w:iCs/>
        </w:rPr>
        <w:t>Crocin</w:t>
      </w:r>
      <w:proofErr w:type="spellEnd"/>
      <w:r>
        <w:rPr>
          <w:i/>
          <w:iCs/>
        </w:rPr>
        <w:t xml:space="preserve"> Order on </w:t>
      </w:r>
      <w:proofErr w:type="spellStart"/>
      <w:r>
        <w:rPr>
          <w:i/>
          <w:iCs/>
        </w:rPr>
        <w:t>hol</w:t>
      </w:r>
      <w:proofErr w:type="spellEnd"/>
      <w:r>
        <w:rPr>
          <w:i/>
          <w:iCs/>
        </w:rPr>
        <w:t>.</w:t>
      </w:r>
    </w:p>
    <w:p w14:paraId="6DEC72E2" w14:textId="77777777" w:rsidR="00105912" w:rsidRDefault="00756F4E">
      <w:pPr>
        <w:pStyle w:val="Heading2"/>
      </w:pPr>
      <w:bookmarkStart w:id="32" w:name="__RefHeading__968_757499970"/>
      <w:bookmarkStart w:id="33" w:name="_Toc4754533201"/>
      <w:bookmarkEnd w:id="32"/>
      <w:r>
        <w:t>1.</w:t>
      </w:r>
      <w:bookmarkEnd w:id="33"/>
      <w:r>
        <w:t>13 Put some Order(s) in a Group On-Hold</w:t>
      </w:r>
    </w:p>
    <w:p w14:paraId="2300386C" w14:textId="77777777" w:rsidR="00105912" w:rsidRDefault="00756F4E">
      <w:pPr>
        <w:pStyle w:val="TextBody"/>
      </w:pPr>
      <w:r>
        <w:t xml:space="preserve">The Pharmacist John selects a row representing all the Orders ordered as a part of a group. As described in the UI design, he ignores the checkbox corresponding to the </w:t>
      </w:r>
      <w:r>
        <w:t xml:space="preserve">Order for Morphine and checks the check-box corresponding to </w:t>
      </w:r>
      <w:proofErr w:type="spellStart"/>
      <w:r>
        <w:rPr>
          <w:i/>
          <w:iCs/>
        </w:rPr>
        <w:t>Crocin</w:t>
      </w:r>
      <w:proofErr w:type="spellEnd"/>
      <w:r>
        <w:t xml:space="preserve"> Order before clicking the 'On Hold' button. John provides some comments regarding why the Order is put on hold. </w:t>
      </w:r>
      <w:ins w:id="34" w:author="Unknown Author" w:date="2017-03-12T17:38:00Z">
        <w:r>
          <w:t xml:space="preserve">If the </w:t>
        </w:r>
        <w:proofErr w:type="spellStart"/>
        <w:r>
          <w:t>Crocin</w:t>
        </w:r>
        <w:proofErr w:type="spellEnd"/>
        <w:r>
          <w:t xml:space="preserve"> Order is being placed on hold due to lack of clarity on drug f</w:t>
        </w:r>
        <w:r>
          <w:t xml:space="preserve">ormulation or consumption instructions or if the Physician has instructed the Pharmacist (provided instructions in the 'Instructions for Pharmacist' field) to notify him/her if the Order is placed on hold, the Pharmacist sends an email to the </w:t>
        </w:r>
        <w:proofErr w:type="spellStart"/>
        <w:r>
          <w:t>Orderer</w:t>
        </w:r>
        <w:proofErr w:type="spellEnd"/>
        <w:r>
          <w:t xml:space="preserve">. </w:t>
        </w:r>
      </w:ins>
      <w:r>
        <w:t xml:space="preserve"> Once that is done, the Orders for Morphine and </w:t>
      </w:r>
      <w:proofErr w:type="spellStart"/>
      <w:r>
        <w:t>Crocin</w:t>
      </w:r>
      <w:proofErr w:type="spellEnd"/>
      <w:r>
        <w:t xml:space="preserve"> continue to be listed in the Patient's Active Drug Orders table though only </w:t>
      </w:r>
      <w:proofErr w:type="spellStart"/>
      <w:r>
        <w:t>Crocin</w:t>
      </w:r>
      <w:proofErr w:type="spellEnd"/>
      <w:r>
        <w:t xml:space="preserve"> Order is displayed in a different color. This tells the users that Morphine and </w:t>
      </w:r>
      <w:proofErr w:type="spellStart"/>
      <w:r>
        <w:t>Crocin</w:t>
      </w:r>
      <w:proofErr w:type="spellEnd"/>
      <w:r>
        <w:t xml:space="preserve"> are ordered together but the Or</w:t>
      </w:r>
      <w:r>
        <w:t xml:space="preserve">der for </w:t>
      </w:r>
      <w:proofErr w:type="spellStart"/>
      <w:r>
        <w:t>Crocin</w:t>
      </w:r>
      <w:proofErr w:type="spellEnd"/>
      <w:r>
        <w:t xml:space="preserve"> has been put on hold.</w:t>
      </w:r>
    </w:p>
    <w:p w14:paraId="5A814580" w14:textId="77777777" w:rsidR="00105912" w:rsidRDefault="00756F4E">
      <w:pPr>
        <w:pStyle w:val="TextBody"/>
      </w:pPr>
      <w:r>
        <w:t xml:space="preserve">When the Pharmacist puts some Orders from a Regimen on hold, he/she cannot dispatch the remaining Order(s) unless the </w:t>
      </w:r>
      <w:proofErr w:type="spellStart"/>
      <w:r>
        <w:t>Orderer</w:t>
      </w:r>
      <w:proofErr w:type="spellEnd"/>
      <w:r>
        <w:t xml:space="preserve"> authorizes it. The Physician is notified by the Pharmacist via email about the Order(s) that </w:t>
      </w:r>
      <w:r>
        <w:t>are put on Hold.</w:t>
      </w:r>
    </w:p>
    <w:p w14:paraId="2C54172B" w14:textId="77777777" w:rsidR="00105912" w:rsidRDefault="00756F4E">
      <w:pPr>
        <w:pStyle w:val="Heading2"/>
      </w:pPr>
      <w:bookmarkStart w:id="35" w:name="__RefHeading__970_757499970"/>
      <w:bookmarkStart w:id="36" w:name="_Toc47545331911"/>
      <w:bookmarkEnd w:id="35"/>
      <w:r>
        <w:t xml:space="preserve">1.14 </w:t>
      </w:r>
      <w:bookmarkEnd w:id="36"/>
      <w:proofErr w:type="spellStart"/>
      <w:r>
        <w:t>Orderer</w:t>
      </w:r>
      <w:proofErr w:type="spellEnd"/>
      <w:r>
        <w:t xml:space="preserve"> discards the Order(</w:t>
      </w:r>
      <w:proofErr w:type="spellStart"/>
      <w:r>
        <w:t>s</w:t>
      </w:r>
      <w:proofErr w:type="spellEnd"/>
      <w:r>
        <w:t>) put on hold</w:t>
      </w:r>
    </w:p>
    <w:p w14:paraId="31099407" w14:textId="77777777" w:rsidR="00105912" w:rsidRDefault="00756F4E">
      <w:pPr>
        <w:pStyle w:val="TextBody"/>
      </w:pPr>
      <w:r>
        <w:t xml:space="preserve">The </w:t>
      </w:r>
      <w:proofErr w:type="spellStart"/>
      <w:r>
        <w:t>Orderer</w:t>
      </w:r>
      <w:proofErr w:type="spellEnd"/>
      <w:r>
        <w:t xml:space="preserve"> or Physician logs into the Patient's Drug Order page and discards the Order(s) that are placed on hold. </w:t>
      </w:r>
      <w:proofErr w:type="spellStart"/>
      <w:r>
        <w:t>He/She</w:t>
      </w:r>
      <w:proofErr w:type="spellEnd"/>
      <w:r>
        <w:t xml:space="preserve"> may choose to create new Order(s) for the Patient.</w:t>
      </w:r>
    </w:p>
    <w:p w14:paraId="5780AE5A" w14:textId="77777777" w:rsidR="00105912" w:rsidRDefault="00756F4E">
      <w:pPr>
        <w:pStyle w:val="Heading2"/>
      </w:pPr>
      <w:bookmarkStart w:id="37" w:name="__RefHeading__972_757499970"/>
      <w:bookmarkEnd w:id="37"/>
      <w:r>
        <w:t xml:space="preserve">1.15 </w:t>
      </w:r>
      <w:proofErr w:type="spellStart"/>
      <w:r>
        <w:t>Orderer</w:t>
      </w:r>
      <w:proofErr w:type="spellEnd"/>
      <w:r>
        <w:t xml:space="preserve"> modif</w:t>
      </w:r>
      <w:r>
        <w:t>ies the Order(</w:t>
      </w:r>
      <w:proofErr w:type="spellStart"/>
      <w:r>
        <w:t>s</w:t>
      </w:r>
      <w:proofErr w:type="spellEnd"/>
      <w:r>
        <w:t>) put on hold</w:t>
      </w:r>
    </w:p>
    <w:p w14:paraId="7EAD9C6A" w14:textId="77777777" w:rsidR="00105912" w:rsidRDefault="00756F4E">
      <w:pPr>
        <w:pStyle w:val="TextBody"/>
      </w:pPr>
      <w:r>
        <w:t xml:space="preserve">The </w:t>
      </w:r>
      <w:proofErr w:type="spellStart"/>
      <w:r>
        <w:t>Orderer</w:t>
      </w:r>
      <w:proofErr w:type="spellEnd"/>
      <w:r>
        <w:t xml:space="preserve"> or Physician logs into the Patient's Drug Order page and edits the formulation of the drugs, thus replacing some of the </w:t>
      </w:r>
      <w:proofErr w:type="gramStart"/>
      <w:r>
        <w:t>components  to</w:t>
      </w:r>
      <w:proofErr w:type="gramEnd"/>
      <w:r>
        <w:t xml:space="preserve"> address the reason why the Order(s) were put on hold. </w:t>
      </w:r>
      <w:ins w:id="38" w:author="Unknown Author" w:date="2017-03-12T17:37:00Z">
        <w:r>
          <w:t xml:space="preserve">Alternatively, the </w:t>
        </w:r>
        <w:proofErr w:type="spellStart"/>
        <w:r>
          <w:t>Orderer</w:t>
        </w:r>
        <w:proofErr w:type="spellEnd"/>
        <w:r>
          <w:t xml:space="preserve"> will provide comments to the Pharmacist in the 'Instructions from Physician for Pharmacist' field to address the reason why the Order(s) were put on hold.</w:t>
        </w:r>
      </w:ins>
    </w:p>
    <w:p w14:paraId="65569A06" w14:textId="77777777" w:rsidR="00105912" w:rsidRDefault="00756F4E">
      <w:pPr>
        <w:pStyle w:val="Heading2"/>
      </w:pPr>
      <w:bookmarkStart w:id="39" w:name="__RefHeading__974_757499970"/>
      <w:bookmarkEnd w:id="39"/>
      <w:r>
        <w:t>1.16 Pharmacist removes the hold on the Order(s)</w:t>
      </w:r>
    </w:p>
    <w:p w14:paraId="465FBA69" w14:textId="77777777" w:rsidR="00105912" w:rsidRDefault="00756F4E">
      <w:pPr>
        <w:pStyle w:val="TextBody"/>
      </w:pPr>
      <w:ins w:id="40" w:author="Unknown Author" w:date="2017-03-12T17:35:00Z">
        <w:r>
          <w:t>Once the Pharmacist is assured that the Orders that</w:t>
        </w:r>
        <w:r>
          <w:t xml:space="preserve"> were placed on hold earlier, can be dispatched now, he/she logs into the Pharmacy homepage and </w:t>
        </w:r>
      </w:ins>
      <w:ins w:id="41" w:author="Unknown Author" w:date="2017-03-15T11:34:00Z">
        <w:r>
          <w:t>check marks the check-box corresponding to the Order(</w:t>
        </w:r>
        <w:proofErr w:type="gramStart"/>
        <w:r>
          <w:t>s)  on</w:t>
        </w:r>
        <w:proofErr w:type="gramEnd"/>
        <w:r>
          <w:t xml:space="preserve"> which the hold has to be removed and clicks on the 'Remove Hold' button. </w:t>
        </w:r>
      </w:ins>
      <w:ins w:id="42" w:author="Unknown Author" w:date="2017-03-12T17:35:00Z">
        <w:r>
          <w:t xml:space="preserve">This will display a pop-up </w:t>
        </w:r>
        <w:r>
          <w:t>to confirm removal of the hold on the Order(s) and set the Order status as 'Active'.</w:t>
        </w:r>
      </w:ins>
    </w:p>
    <w:p w14:paraId="617F2D01" w14:textId="77777777" w:rsidR="00105912" w:rsidRDefault="00105912">
      <w:pPr>
        <w:pStyle w:val="TextBody"/>
      </w:pPr>
    </w:p>
    <w:p w14:paraId="66EE578D" w14:textId="77777777" w:rsidR="00105912" w:rsidRDefault="00756F4E">
      <w:pPr>
        <w:pStyle w:val="TextBody"/>
        <w:rPr>
          <w:i/>
          <w:iCs/>
        </w:rPr>
      </w:pPr>
      <w:r>
        <w:rPr>
          <w:i/>
          <w:iCs/>
        </w:rPr>
        <w:lastRenderedPageBreak/>
        <w:t>Consider another situation where Patient Betty Johnson walks into the Pharmacy to collect Aspirin drug. The Pharmacist John Watson opens Betty's Drug Order page to find a</w:t>
      </w:r>
      <w:r>
        <w:rPr>
          <w:i/>
          <w:iCs/>
        </w:rPr>
        <w:t>n active order for Aspirin that has been ordered individually. However, Aspirin is not available for a few days. John will now place the Order for Aspirin on hold.</w:t>
      </w:r>
    </w:p>
    <w:p w14:paraId="60A1B468" w14:textId="77777777" w:rsidR="00105912" w:rsidRDefault="00756F4E">
      <w:pPr>
        <w:pStyle w:val="Heading2"/>
      </w:pPr>
      <w:bookmarkStart w:id="43" w:name="__RefHeading__976_757499970"/>
      <w:bookmarkStart w:id="44" w:name="_Toc47545331811"/>
      <w:bookmarkEnd w:id="43"/>
      <w:r>
        <w:t xml:space="preserve">1.17 </w:t>
      </w:r>
      <w:bookmarkStart w:id="45" w:name="__DdeLink__1011_2135499842"/>
      <w:bookmarkEnd w:id="44"/>
      <w:bookmarkEnd w:id="45"/>
      <w:r>
        <w:t>Put an individual Order On-Hold</w:t>
      </w:r>
    </w:p>
    <w:p w14:paraId="3692E11C" w14:textId="77777777" w:rsidR="00105912" w:rsidRDefault="00756F4E">
      <w:pPr>
        <w:pStyle w:val="TextBody"/>
      </w:pPr>
      <w:r>
        <w:t>The Pharmacist John selects a row representing the Orde</w:t>
      </w:r>
      <w:r>
        <w:t xml:space="preserve">r. This loads a fragment listing the details of the Order. John checks the check-box corresponding to the Order and clicks the 'On Hold' button. He </w:t>
      </w:r>
      <w:proofErr w:type="gramStart"/>
      <w:r>
        <w:t>then  provides</w:t>
      </w:r>
      <w:proofErr w:type="gramEnd"/>
      <w:r>
        <w:t xml:space="preserve"> some comments regarding why the Order is put on hold.  Once that is done (these are required </w:t>
      </w:r>
      <w:r>
        <w:t xml:space="preserve">actions), the Order involved continues to be listed in the Patient's Active Drug Orders table (albeit displayed in a different color) until the </w:t>
      </w:r>
      <w:proofErr w:type="spellStart"/>
      <w:r>
        <w:t>Orderer</w:t>
      </w:r>
      <w:proofErr w:type="spellEnd"/>
      <w:r>
        <w:t xml:space="preserve"> discards, replaces or provides some clarification on the Order. This Order is also listed in the 'Hold/D</w:t>
      </w:r>
      <w:r>
        <w:t>iscard' Order table in the Pharmacy homepage.</w:t>
      </w:r>
    </w:p>
    <w:p w14:paraId="3BD2B528" w14:textId="77777777" w:rsidR="00105912" w:rsidRDefault="00756F4E">
      <w:pPr>
        <w:pStyle w:val="Heading2"/>
      </w:pPr>
      <w:bookmarkStart w:id="46" w:name="__RefHeading__978_757499970"/>
      <w:bookmarkStart w:id="47" w:name="_Toc47545331921"/>
      <w:bookmarkEnd w:id="46"/>
      <w:r>
        <w:t xml:space="preserve">1.18 </w:t>
      </w:r>
      <w:bookmarkEnd w:id="47"/>
      <w:proofErr w:type="spellStart"/>
      <w:r>
        <w:t>Orderer</w:t>
      </w:r>
      <w:proofErr w:type="spellEnd"/>
      <w:r>
        <w:t xml:space="preserve"> discards the Order put on hold</w:t>
      </w:r>
    </w:p>
    <w:p w14:paraId="1D7C8C09" w14:textId="77777777" w:rsidR="00105912" w:rsidRDefault="00756F4E">
      <w:pPr>
        <w:pStyle w:val="TextBody"/>
      </w:pPr>
      <w:r>
        <w:t xml:space="preserve">The </w:t>
      </w:r>
      <w:proofErr w:type="spellStart"/>
      <w:r>
        <w:t>Orderer</w:t>
      </w:r>
      <w:proofErr w:type="spellEnd"/>
      <w:r>
        <w:t xml:space="preserve"> or Physician logs into the Patient's Drug Order page and discards the Order that is placed on hold. </w:t>
      </w:r>
      <w:proofErr w:type="spellStart"/>
      <w:r>
        <w:t>He/She</w:t>
      </w:r>
      <w:proofErr w:type="spellEnd"/>
      <w:r>
        <w:t xml:space="preserve"> may choose to create a new Order for the Patien</w:t>
      </w:r>
      <w:r>
        <w:t>t.</w:t>
      </w:r>
    </w:p>
    <w:p w14:paraId="4E14FA34" w14:textId="77777777" w:rsidR="00105912" w:rsidRDefault="00756F4E">
      <w:pPr>
        <w:pStyle w:val="Heading2"/>
      </w:pPr>
      <w:bookmarkStart w:id="48" w:name="__RefHeading__980_757499970"/>
      <w:bookmarkEnd w:id="48"/>
      <w:r>
        <w:t xml:space="preserve">1.19 </w:t>
      </w:r>
      <w:proofErr w:type="spellStart"/>
      <w:r>
        <w:t>Orderer</w:t>
      </w:r>
      <w:proofErr w:type="spellEnd"/>
      <w:r>
        <w:t xml:space="preserve"> modifies the Order put on hold</w:t>
      </w:r>
    </w:p>
    <w:p w14:paraId="15CF7AEE" w14:textId="77777777" w:rsidR="00105912" w:rsidRDefault="00756F4E">
      <w:pPr>
        <w:pStyle w:val="TextBody"/>
      </w:pPr>
      <w:r>
        <w:t xml:space="preserve">The </w:t>
      </w:r>
      <w:proofErr w:type="spellStart"/>
      <w:r>
        <w:t>Orderer</w:t>
      </w:r>
      <w:proofErr w:type="spellEnd"/>
      <w:r>
        <w:t xml:space="preserve"> or Physician logs into the Patient's Drug Order page and edits the formulation of the drug, thus replacing some of the components to address the reason why the Order was put on hold. </w:t>
      </w:r>
      <w:ins w:id="49" w:author="Unknown Author" w:date="2017-03-12T17:37:00Z">
        <w:r>
          <w:t>Alternatively,</w:t>
        </w:r>
        <w:r>
          <w:t xml:space="preserve"> the </w:t>
        </w:r>
        <w:proofErr w:type="spellStart"/>
        <w:r>
          <w:t>Orderer</w:t>
        </w:r>
        <w:proofErr w:type="spellEnd"/>
        <w:r>
          <w:t xml:space="preserve"> will provide comments to the Pharmacist in the 'Instructions from Physician for Pharmacist' field to address the reason why the Order was put on hold.</w:t>
        </w:r>
      </w:ins>
    </w:p>
    <w:p w14:paraId="53ABAE5D" w14:textId="77777777" w:rsidR="00105912" w:rsidRDefault="00756F4E">
      <w:pPr>
        <w:pStyle w:val="Heading2"/>
      </w:pPr>
      <w:bookmarkStart w:id="50" w:name="__RefHeading__982_757499970"/>
      <w:bookmarkEnd w:id="50"/>
      <w:r>
        <w:t>1.20 Pharmacist removes the hold on the Order</w:t>
      </w:r>
    </w:p>
    <w:p w14:paraId="7C4CFE92" w14:textId="77777777" w:rsidR="00105912" w:rsidRDefault="00756F4E">
      <w:pPr>
        <w:pStyle w:val="TextBody"/>
      </w:pPr>
      <w:ins w:id="51" w:author="Unknown Author" w:date="2017-03-12T17:35:00Z">
        <w:r>
          <w:t xml:space="preserve">Once the Pharmacist is assured that the Orders that were placed on hold earlier, can be dispatched now, he/she logs into the Pharmacy homepage and </w:t>
        </w:r>
      </w:ins>
      <w:ins w:id="52" w:author="Unknown Author" w:date="2017-03-15T11:34:00Z">
        <w:r>
          <w:t>check marks the check-box corresponding to the Order(</w:t>
        </w:r>
        <w:proofErr w:type="gramStart"/>
        <w:r>
          <w:t>s)  on</w:t>
        </w:r>
        <w:proofErr w:type="gramEnd"/>
        <w:r>
          <w:t xml:space="preserve"> which the hold has to be removed and clicks on th</w:t>
        </w:r>
        <w:r>
          <w:t xml:space="preserve">e 'Remove Hold' button. </w:t>
        </w:r>
      </w:ins>
      <w:ins w:id="53" w:author="Unknown Author" w:date="2017-03-12T17:35:00Z">
        <w:r>
          <w:t xml:space="preserve"> This will display a pop-up to confirm removal of the hold on the Order(s) and set the Order status as 'Active'.</w:t>
        </w:r>
      </w:ins>
    </w:p>
    <w:p w14:paraId="30CF309C" w14:textId="77777777" w:rsidR="00105912" w:rsidRDefault="00105912">
      <w:pPr>
        <w:pStyle w:val="TextBody"/>
      </w:pPr>
    </w:p>
    <w:p w14:paraId="17889708" w14:textId="77777777" w:rsidR="00105912" w:rsidRDefault="00105912">
      <w:pPr>
        <w:pStyle w:val="TextBody"/>
      </w:pPr>
    </w:p>
    <w:p w14:paraId="6E16D6E2" w14:textId="77777777" w:rsidR="00105912" w:rsidRDefault="00105912">
      <w:pPr>
        <w:pStyle w:val="TextBody"/>
      </w:pPr>
    </w:p>
    <w:p w14:paraId="7D3E9927" w14:textId="77777777" w:rsidR="00105912" w:rsidRDefault="00105912">
      <w:pPr>
        <w:pStyle w:val="TextBody"/>
      </w:pPr>
    </w:p>
    <w:p w14:paraId="65867383" w14:textId="77777777" w:rsidR="00105912" w:rsidRDefault="00105912">
      <w:pPr>
        <w:pStyle w:val="TextBody"/>
      </w:pPr>
    </w:p>
    <w:p w14:paraId="720A5CA7" w14:textId="77777777" w:rsidR="00105912" w:rsidRDefault="00105912">
      <w:pPr>
        <w:pStyle w:val="TextBody"/>
      </w:pPr>
    </w:p>
    <w:p w14:paraId="12915A5F" w14:textId="77777777" w:rsidR="00105912" w:rsidRDefault="00105912">
      <w:pPr>
        <w:pStyle w:val="TextBody"/>
      </w:pPr>
    </w:p>
    <w:p w14:paraId="6D44B0F8" w14:textId="77777777" w:rsidR="00105912" w:rsidRDefault="00756F4E">
      <w:pPr>
        <w:pStyle w:val="Heading1"/>
        <w:rPr>
          <w:b/>
          <w:bCs/>
        </w:rPr>
      </w:pPr>
      <w:bookmarkStart w:id="54" w:name="__RefHeading__984_757499970"/>
      <w:bookmarkStart w:id="55" w:name="_Toc475453331"/>
      <w:bookmarkEnd w:id="54"/>
      <w:r>
        <w:lastRenderedPageBreak/>
        <w:t xml:space="preserve">2. </w:t>
      </w:r>
      <w:bookmarkEnd w:id="55"/>
      <w:r>
        <w:rPr>
          <w:b/>
          <w:bCs/>
        </w:rPr>
        <w:t>WIREFRAMES</w:t>
      </w:r>
    </w:p>
    <w:p w14:paraId="7F461EB7" w14:textId="77777777" w:rsidR="00105912" w:rsidRDefault="00756F4E">
      <w:pPr>
        <w:pStyle w:val="TextBody"/>
      </w:pPr>
      <w:r>
        <w:t>In this section, we will view the snapshots of the screens where the Pharmacist puts on hold all O</w:t>
      </w:r>
      <w:r>
        <w:t>rders in the Regimen/Medication Plan.</w:t>
      </w:r>
    </w:p>
    <w:p w14:paraId="40153FCD" w14:textId="77777777" w:rsidR="00105912" w:rsidRDefault="00756F4E">
      <w:pPr>
        <w:pStyle w:val="Heading2"/>
      </w:pPr>
      <w:bookmarkStart w:id="56" w:name="__RefHeading__986_757499970"/>
      <w:bookmarkStart w:id="57" w:name="_Toc475453332"/>
      <w:bookmarkEnd w:id="56"/>
      <w:r>
        <w:t xml:space="preserve">2.1 </w:t>
      </w:r>
      <w:bookmarkEnd w:id="57"/>
      <w:r>
        <w:t>Put Order(s) in a Regimen On-Hold</w:t>
      </w:r>
    </w:p>
    <w:p w14:paraId="0A3D75EA" w14:textId="77777777" w:rsidR="00105912" w:rsidRDefault="00756F4E">
      <w:pPr>
        <w:pStyle w:val="TextBody"/>
      </w:pPr>
      <w:r>
        <w:t xml:space="preserve">Consider this - Patient Betty Johnson walks into the Pharmacy to collect drugs Morphine and </w:t>
      </w:r>
      <w:proofErr w:type="spellStart"/>
      <w:r>
        <w:t>Crocin</w:t>
      </w:r>
      <w:proofErr w:type="spellEnd"/>
      <w:r>
        <w:t xml:space="preserve"> that are a part of a standard medication plan for Asthma disease. The Pharmacist </w:t>
      </w:r>
      <w:r>
        <w:t>John Watson searches for the Patient by his/her name. This displays the list of Patients named Betty Johnson. Using the D.O.B. and address as reference, the Pharmacist determines the correct row for the patient present.</w:t>
      </w:r>
    </w:p>
    <w:p w14:paraId="72E14EB2" w14:textId="77777777" w:rsidR="00105912" w:rsidRDefault="00756F4E">
      <w:pPr>
        <w:pStyle w:val="TextBody"/>
      </w:pPr>
      <w:r>
        <w:rPr>
          <w:noProof/>
          <w:lang w:eastAsia="en-US" w:bidi="ar-SA"/>
        </w:rPr>
        <w:drawing>
          <wp:anchor distT="0" distB="0" distL="0" distR="0" simplePos="0" relativeHeight="49" behindDoc="0" locked="0" layoutInCell="1" allowOverlap="1" wp14:anchorId="4BFECCA6" wp14:editId="08FDD134">
            <wp:simplePos x="0" y="0"/>
            <wp:positionH relativeFrom="column">
              <wp:align>center</wp:align>
            </wp:positionH>
            <wp:positionV relativeFrom="paragraph">
              <wp:align>top</wp:align>
            </wp:positionV>
            <wp:extent cx="3708400" cy="208216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3708400" cy="2082165"/>
                    </a:xfrm>
                    <a:prstGeom prst="rect">
                      <a:avLst/>
                    </a:prstGeom>
                    <a:noFill/>
                    <a:ln w="9525">
                      <a:noFill/>
                      <a:miter lim="800000"/>
                      <a:headEnd/>
                      <a:tailEnd/>
                    </a:ln>
                  </pic:spPr>
                </pic:pic>
              </a:graphicData>
            </a:graphic>
          </wp:anchor>
        </w:drawing>
      </w:r>
    </w:p>
    <w:p w14:paraId="489507D0" w14:textId="77777777" w:rsidR="00105912" w:rsidRDefault="00105912">
      <w:pPr>
        <w:pStyle w:val="TextBody"/>
      </w:pPr>
    </w:p>
    <w:p w14:paraId="185987DD" w14:textId="77777777" w:rsidR="00105912" w:rsidRDefault="00105912">
      <w:pPr>
        <w:pStyle w:val="TextBody"/>
      </w:pPr>
    </w:p>
    <w:p w14:paraId="3DBDDFD5" w14:textId="77777777" w:rsidR="00105912" w:rsidRDefault="00105912">
      <w:pPr>
        <w:pStyle w:val="TextBody"/>
      </w:pPr>
    </w:p>
    <w:p w14:paraId="3840D136" w14:textId="77777777" w:rsidR="00105912" w:rsidRDefault="00105912">
      <w:pPr>
        <w:pStyle w:val="TextBody"/>
      </w:pPr>
    </w:p>
    <w:p w14:paraId="29A6CE80" w14:textId="77777777" w:rsidR="00105912" w:rsidRDefault="00105912">
      <w:pPr>
        <w:pStyle w:val="TextBody"/>
      </w:pPr>
    </w:p>
    <w:p w14:paraId="7F4CBBB8" w14:textId="77777777" w:rsidR="00105912" w:rsidRDefault="00105912">
      <w:pPr>
        <w:pStyle w:val="TextBody"/>
      </w:pPr>
    </w:p>
    <w:p w14:paraId="3DCA7D07" w14:textId="77777777" w:rsidR="00105912" w:rsidRDefault="00756F4E">
      <w:pPr>
        <w:pStyle w:val="TextBody"/>
        <w:jc w:val="center"/>
      </w:pPr>
      <w:r>
        <w:t>(Fig. 1 Pharmacy homepage)</w:t>
      </w:r>
    </w:p>
    <w:p w14:paraId="1C2B40B3" w14:textId="77777777" w:rsidR="00105912" w:rsidRDefault="00756F4E">
      <w:pPr>
        <w:pStyle w:val="TextBody"/>
      </w:pPr>
      <w:r>
        <w:t>J</w:t>
      </w:r>
      <w:r>
        <w:t xml:space="preserve">ohn opens Betty's Drug Order page to find active orders for Morphine and </w:t>
      </w:r>
      <w:proofErr w:type="spellStart"/>
      <w:r>
        <w:t>Crocin</w:t>
      </w:r>
      <w:proofErr w:type="spellEnd"/>
      <w:r>
        <w:t>. He selects a row representing all the Orders ordered as a part of a Regimen. This loads a fragment listing each of those Orders with the details. However, it is not clear to J</w:t>
      </w:r>
      <w:r>
        <w:t>ohn if the prescribed drugs must be dispatched in capsule form or syrup form. Thus, he will now put the Orders on hold.</w:t>
      </w:r>
    </w:p>
    <w:p w14:paraId="425DCD9F" w14:textId="77777777" w:rsidR="00105912" w:rsidRDefault="00756F4E">
      <w:pPr>
        <w:pStyle w:val="TextBody"/>
      </w:pPr>
      <w:r>
        <w:rPr>
          <w:noProof/>
          <w:lang w:eastAsia="en-US" w:bidi="ar-SA"/>
        </w:rPr>
        <w:drawing>
          <wp:anchor distT="0" distB="0" distL="0" distR="0" simplePos="0" relativeHeight="45" behindDoc="0" locked="0" layoutInCell="1" allowOverlap="1" wp14:anchorId="0C4F63A7" wp14:editId="5CAEB424">
            <wp:simplePos x="0" y="0"/>
            <wp:positionH relativeFrom="column">
              <wp:posOffset>1377950</wp:posOffset>
            </wp:positionH>
            <wp:positionV relativeFrom="paragraph">
              <wp:posOffset>13335</wp:posOffset>
            </wp:positionV>
            <wp:extent cx="3576320" cy="256667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3576320" cy="2566670"/>
                    </a:xfrm>
                    <a:prstGeom prst="rect">
                      <a:avLst/>
                    </a:prstGeom>
                    <a:noFill/>
                    <a:ln w="9525">
                      <a:noFill/>
                      <a:miter lim="800000"/>
                      <a:headEnd/>
                      <a:tailEnd/>
                    </a:ln>
                  </pic:spPr>
                </pic:pic>
              </a:graphicData>
            </a:graphic>
          </wp:anchor>
        </w:drawing>
      </w:r>
    </w:p>
    <w:p w14:paraId="23A62840" w14:textId="77777777" w:rsidR="00105912" w:rsidRDefault="00105912">
      <w:pPr>
        <w:pStyle w:val="TextBody"/>
      </w:pPr>
    </w:p>
    <w:p w14:paraId="3862F0C6" w14:textId="77777777" w:rsidR="00105912" w:rsidRDefault="00105912">
      <w:pPr>
        <w:pStyle w:val="TextBody"/>
      </w:pPr>
    </w:p>
    <w:p w14:paraId="46BBA762" w14:textId="77777777" w:rsidR="00105912" w:rsidRDefault="00105912">
      <w:pPr>
        <w:pStyle w:val="TextBody"/>
      </w:pPr>
    </w:p>
    <w:p w14:paraId="28113112" w14:textId="77777777" w:rsidR="00105912" w:rsidRDefault="00105912">
      <w:pPr>
        <w:pStyle w:val="TextBody"/>
      </w:pPr>
    </w:p>
    <w:p w14:paraId="36944A8B" w14:textId="77777777" w:rsidR="00105912" w:rsidRDefault="00105912">
      <w:pPr>
        <w:pStyle w:val="TextBody"/>
      </w:pPr>
    </w:p>
    <w:p w14:paraId="71FC8984" w14:textId="77777777" w:rsidR="00105912" w:rsidRDefault="00105912">
      <w:pPr>
        <w:pStyle w:val="TextBody"/>
      </w:pPr>
    </w:p>
    <w:p w14:paraId="003470B0" w14:textId="77777777" w:rsidR="00105912" w:rsidRDefault="00105912">
      <w:pPr>
        <w:pStyle w:val="TextBody"/>
      </w:pPr>
    </w:p>
    <w:p w14:paraId="76D3BA6B" w14:textId="77777777" w:rsidR="00105912" w:rsidRDefault="00105912">
      <w:pPr>
        <w:pStyle w:val="TextBody"/>
      </w:pPr>
    </w:p>
    <w:p w14:paraId="33A39AB4" w14:textId="77777777" w:rsidR="00105912" w:rsidRDefault="00756F4E">
      <w:pPr>
        <w:pStyle w:val="TextBody"/>
        <w:jc w:val="center"/>
      </w:pPr>
      <w:r>
        <w:t>(Fig. 2 Drug Order page)</w:t>
      </w:r>
    </w:p>
    <w:p w14:paraId="2672A89C" w14:textId="77777777" w:rsidR="00105912" w:rsidRDefault="00756F4E">
      <w:pPr>
        <w:pStyle w:val="TextBody"/>
      </w:pPr>
      <w:r>
        <w:lastRenderedPageBreak/>
        <w:t xml:space="preserve">The Pharmacist John </w:t>
      </w:r>
      <w:proofErr w:type="spellStart"/>
      <w:r>
        <w:t>John</w:t>
      </w:r>
      <w:proofErr w:type="spellEnd"/>
      <w:r>
        <w:t xml:space="preserve"> checks the check-boxes corresponding to each Order and clicks the 'On Hold'</w:t>
      </w:r>
      <w:r>
        <w:t xml:space="preserve"> button. </w:t>
      </w:r>
    </w:p>
    <w:p w14:paraId="17BB2B83" w14:textId="77777777" w:rsidR="00105912" w:rsidRDefault="00756F4E">
      <w:pPr>
        <w:pStyle w:val="TextBody"/>
      </w:pPr>
      <w:r>
        <w:rPr>
          <w:noProof/>
          <w:lang w:eastAsia="en-US" w:bidi="ar-SA"/>
        </w:rPr>
        <w:drawing>
          <wp:anchor distT="0" distB="0" distL="0" distR="0" simplePos="0" relativeHeight="251658240" behindDoc="0" locked="0" layoutInCell="1" allowOverlap="1" wp14:anchorId="3541A4F1" wp14:editId="32617F8D">
            <wp:simplePos x="0" y="0"/>
            <wp:positionH relativeFrom="column">
              <wp:align>center</wp:align>
            </wp:positionH>
            <wp:positionV relativeFrom="paragraph">
              <wp:align>top</wp:align>
            </wp:positionV>
            <wp:extent cx="4256405" cy="28333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4256405" cy="2833370"/>
                    </a:xfrm>
                    <a:prstGeom prst="rect">
                      <a:avLst/>
                    </a:prstGeom>
                    <a:noFill/>
                    <a:ln w="9525">
                      <a:noFill/>
                      <a:miter lim="800000"/>
                      <a:headEnd/>
                      <a:tailEnd/>
                    </a:ln>
                  </pic:spPr>
                </pic:pic>
              </a:graphicData>
            </a:graphic>
          </wp:anchor>
        </w:drawing>
      </w:r>
    </w:p>
    <w:p w14:paraId="0280F4F8" w14:textId="77777777" w:rsidR="00105912" w:rsidRDefault="00105912">
      <w:pPr>
        <w:pStyle w:val="TextBody"/>
      </w:pPr>
    </w:p>
    <w:p w14:paraId="2842804C" w14:textId="77777777" w:rsidR="00105912" w:rsidRDefault="00105912">
      <w:pPr>
        <w:pStyle w:val="TextBody"/>
      </w:pPr>
    </w:p>
    <w:p w14:paraId="1A40B1EA" w14:textId="77777777" w:rsidR="00105912" w:rsidRDefault="00105912">
      <w:pPr>
        <w:pStyle w:val="TextBody"/>
      </w:pPr>
    </w:p>
    <w:p w14:paraId="3EF6215E" w14:textId="77777777" w:rsidR="00105912" w:rsidRDefault="00105912">
      <w:pPr>
        <w:pStyle w:val="TextBody"/>
      </w:pPr>
    </w:p>
    <w:p w14:paraId="036AF84E" w14:textId="77777777" w:rsidR="00105912" w:rsidRDefault="00105912">
      <w:pPr>
        <w:pStyle w:val="TextBody"/>
      </w:pPr>
    </w:p>
    <w:p w14:paraId="39C4840E" w14:textId="77777777" w:rsidR="00105912" w:rsidRDefault="00105912">
      <w:pPr>
        <w:pStyle w:val="TextBody"/>
      </w:pPr>
    </w:p>
    <w:p w14:paraId="430ADE02" w14:textId="77777777" w:rsidR="00105912" w:rsidRDefault="00105912">
      <w:pPr>
        <w:pStyle w:val="TextBody"/>
      </w:pPr>
    </w:p>
    <w:p w14:paraId="12F3D32A" w14:textId="77777777" w:rsidR="00105912" w:rsidRDefault="00105912">
      <w:pPr>
        <w:pStyle w:val="TextBody"/>
      </w:pPr>
    </w:p>
    <w:p w14:paraId="2EF89CF8" w14:textId="77777777" w:rsidR="00105912" w:rsidRDefault="00105912">
      <w:pPr>
        <w:pStyle w:val="TextBody"/>
        <w:jc w:val="center"/>
      </w:pPr>
    </w:p>
    <w:p w14:paraId="12AA9E1A" w14:textId="77777777" w:rsidR="00105912" w:rsidRDefault="00756F4E">
      <w:pPr>
        <w:pStyle w:val="TextBody"/>
        <w:jc w:val="center"/>
      </w:pPr>
      <w:r>
        <w:t>(Fig. 3 Order Select)</w:t>
      </w:r>
    </w:p>
    <w:p w14:paraId="36801447" w14:textId="77777777" w:rsidR="00105912" w:rsidRDefault="00756F4E">
      <w:pPr>
        <w:pStyle w:val="TextBody"/>
      </w:pPr>
      <w:r>
        <w:t>John then provides some comments regarding why the Orders from the Regimen need to be put on hold. Note, only in situations where the Order formulation/instructions is not clear or if the Physician has requested t</w:t>
      </w:r>
      <w:r>
        <w:t>o be notified when the Order is placed on hold, these comments will be forwarded.</w:t>
      </w:r>
    </w:p>
    <w:p w14:paraId="6A96B08C" w14:textId="77777777" w:rsidR="00105912" w:rsidRDefault="00756F4E">
      <w:pPr>
        <w:pStyle w:val="TextBody"/>
      </w:pPr>
      <w:r>
        <w:rPr>
          <w:noProof/>
          <w:lang w:eastAsia="en-US" w:bidi="ar-SA"/>
        </w:rPr>
        <w:drawing>
          <wp:anchor distT="0" distB="0" distL="0" distR="0" simplePos="0" relativeHeight="24" behindDoc="0" locked="0" layoutInCell="1" allowOverlap="1" wp14:anchorId="6167216F" wp14:editId="4C7A77AA">
            <wp:simplePos x="0" y="0"/>
            <wp:positionH relativeFrom="column">
              <wp:align>center</wp:align>
            </wp:positionH>
            <wp:positionV relativeFrom="paragraph">
              <wp:align>top</wp:align>
            </wp:positionV>
            <wp:extent cx="5097780" cy="325755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097780" cy="3257550"/>
                    </a:xfrm>
                    <a:prstGeom prst="rect">
                      <a:avLst/>
                    </a:prstGeom>
                    <a:noFill/>
                    <a:ln w="9525">
                      <a:noFill/>
                      <a:miter lim="800000"/>
                      <a:headEnd/>
                      <a:tailEnd/>
                    </a:ln>
                  </pic:spPr>
                </pic:pic>
              </a:graphicData>
            </a:graphic>
          </wp:anchor>
        </w:drawing>
      </w:r>
    </w:p>
    <w:p w14:paraId="31FFD303" w14:textId="77777777" w:rsidR="00105912" w:rsidRDefault="00105912">
      <w:pPr>
        <w:pStyle w:val="TextBody"/>
      </w:pPr>
    </w:p>
    <w:p w14:paraId="3E4EE000" w14:textId="77777777" w:rsidR="00105912" w:rsidRDefault="00105912">
      <w:pPr>
        <w:pStyle w:val="TextBody"/>
      </w:pPr>
    </w:p>
    <w:p w14:paraId="72F42588" w14:textId="77777777" w:rsidR="00105912" w:rsidRDefault="00105912">
      <w:pPr>
        <w:pStyle w:val="TextBody"/>
      </w:pPr>
    </w:p>
    <w:p w14:paraId="1B50C1D4" w14:textId="77777777" w:rsidR="00105912" w:rsidRDefault="00105912">
      <w:pPr>
        <w:pStyle w:val="TextBody"/>
      </w:pPr>
    </w:p>
    <w:p w14:paraId="04289964" w14:textId="77777777" w:rsidR="00105912" w:rsidRDefault="00105912">
      <w:pPr>
        <w:pStyle w:val="TextBody"/>
      </w:pPr>
    </w:p>
    <w:p w14:paraId="24914DB9" w14:textId="77777777" w:rsidR="00105912" w:rsidRDefault="00105912">
      <w:pPr>
        <w:pStyle w:val="TextBody"/>
      </w:pPr>
    </w:p>
    <w:p w14:paraId="755F751D" w14:textId="77777777" w:rsidR="00105912" w:rsidRDefault="00105912">
      <w:pPr>
        <w:pStyle w:val="TextBody"/>
      </w:pPr>
    </w:p>
    <w:p w14:paraId="6A1CE19A" w14:textId="77777777" w:rsidR="00105912" w:rsidRDefault="00105912">
      <w:pPr>
        <w:pStyle w:val="TextBody"/>
      </w:pPr>
    </w:p>
    <w:p w14:paraId="7107CBC0" w14:textId="77777777" w:rsidR="00105912" w:rsidRDefault="00105912">
      <w:pPr>
        <w:pStyle w:val="TextBody"/>
      </w:pPr>
    </w:p>
    <w:p w14:paraId="532079CA" w14:textId="77777777" w:rsidR="00105912" w:rsidRDefault="00105912">
      <w:pPr>
        <w:pStyle w:val="TextBody"/>
      </w:pPr>
    </w:p>
    <w:p w14:paraId="1FED09BC" w14:textId="77777777" w:rsidR="00105912" w:rsidRDefault="00756F4E">
      <w:pPr>
        <w:pStyle w:val="TextBody"/>
        <w:jc w:val="center"/>
      </w:pPr>
      <w:r>
        <w:t>(Fig. 4 Order Record)</w:t>
      </w:r>
    </w:p>
    <w:p w14:paraId="639B327C" w14:textId="77777777" w:rsidR="00105912" w:rsidRDefault="00756F4E">
      <w:pPr>
        <w:pStyle w:val="TextBody"/>
      </w:pPr>
      <w:r>
        <w:lastRenderedPageBreak/>
        <w:t xml:space="preserve">In this case, the Pharmacist sends an email to the </w:t>
      </w:r>
      <w:proofErr w:type="spellStart"/>
      <w:r>
        <w:t>Orderer</w:t>
      </w:r>
      <w:proofErr w:type="spellEnd"/>
      <w:r>
        <w:t xml:space="preserve"> informing that the Order(s) are put on hold. </w:t>
      </w:r>
    </w:p>
    <w:p w14:paraId="53EC99EF" w14:textId="77777777" w:rsidR="00105912" w:rsidRDefault="00756F4E">
      <w:pPr>
        <w:pStyle w:val="TextBody"/>
      </w:pPr>
      <w:r>
        <w:rPr>
          <w:noProof/>
          <w:lang w:eastAsia="en-US" w:bidi="ar-SA"/>
        </w:rPr>
        <w:drawing>
          <wp:anchor distT="0" distB="0" distL="0" distR="0" simplePos="0" relativeHeight="2" behindDoc="0" locked="0" layoutInCell="1" allowOverlap="1" wp14:anchorId="114D9485" wp14:editId="68476B09">
            <wp:simplePos x="0" y="0"/>
            <wp:positionH relativeFrom="column">
              <wp:align>center</wp:align>
            </wp:positionH>
            <wp:positionV relativeFrom="paragraph">
              <wp:align>top</wp:align>
            </wp:positionV>
            <wp:extent cx="4589145" cy="231140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4589145" cy="2311400"/>
                    </a:xfrm>
                    <a:prstGeom prst="rect">
                      <a:avLst/>
                    </a:prstGeom>
                    <a:noFill/>
                    <a:ln w="9525">
                      <a:noFill/>
                      <a:miter lim="800000"/>
                      <a:headEnd/>
                      <a:tailEnd/>
                    </a:ln>
                  </pic:spPr>
                </pic:pic>
              </a:graphicData>
            </a:graphic>
          </wp:anchor>
        </w:drawing>
      </w:r>
    </w:p>
    <w:p w14:paraId="36DA4C54" w14:textId="77777777" w:rsidR="00105912" w:rsidRDefault="00105912">
      <w:pPr>
        <w:pStyle w:val="TextBody"/>
      </w:pPr>
    </w:p>
    <w:p w14:paraId="6FAEF892" w14:textId="77777777" w:rsidR="00105912" w:rsidRDefault="00105912">
      <w:pPr>
        <w:pStyle w:val="TextBody"/>
      </w:pPr>
    </w:p>
    <w:p w14:paraId="2682F2E0" w14:textId="77777777" w:rsidR="00105912" w:rsidRDefault="00105912">
      <w:pPr>
        <w:pStyle w:val="TextBody"/>
      </w:pPr>
    </w:p>
    <w:p w14:paraId="08AC3C57" w14:textId="77777777" w:rsidR="00105912" w:rsidRDefault="00105912">
      <w:pPr>
        <w:pStyle w:val="TextBody"/>
      </w:pPr>
    </w:p>
    <w:p w14:paraId="52939B96" w14:textId="77777777" w:rsidR="00105912" w:rsidRDefault="00105912">
      <w:pPr>
        <w:pStyle w:val="TextBody"/>
      </w:pPr>
    </w:p>
    <w:p w14:paraId="03C4BC5C" w14:textId="77777777" w:rsidR="00105912" w:rsidRDefault="00105912">
      <w:pPr>
        <w:pStyle w:val="TextBody"/>
      </w:pPr>
    </w:p>
    <w:p w14:paraId="2D7ADA5B" w14:textId="77777777" w:rsidR="00105912" w:rsidRDefault="00105912">
      <w:pPr>
        <w:pStyle w:val="TextBody"/>
      </w:pPr>
    </w:p>
    <w:p w14:paraId="5D17B318" w14:textId="77777777" w:rsidR="00105912" w:rsidRDefault="00756F4E">
      <w:pPr>
        <w:pStyle w:val="TextBody"/>
        <w:jc w:val="center"/>
      </w:pPr>
      <w:r>
        <w:t>(Fig. 5 Mail Notification)</w:t>
      </w:r>
    </w:p>
    <w:p w14:paraId="713E77FB" w14:textId="77777777" w:rsidR="00105912" w:rsidRDefault="00105912">
      <w:pPr>
        <w:pStyle w:val="TextBody"/>
      </w:pPr>
    </w:p>
    <w:p w14:paraId="048DD757" w14:textId="77777777" w:rsidR="00105912" w:rsidRDefault="00756F4E">
      <w:pPr>
        <w:pStyle w:val="TextBody"/>
      </w:pPr>
      <w:r>
        <w:t xml:space="preserve">Once that is done (these are required actions), the Orders involved continue to be listed in the Patient's Active Drug Orders table (albeit displayed in a different color) until the </w:t>
      </w:r>
      <w:proofErr w:type="spellStart"/>
      <w:r>
        <w:t>Orderer</w:t>
      </w:r>
      <w:proofErr w:type="spellEnd"/>
      <w:r>
        <w:t xml:space="preserve"> edits, discards/replaces or the Pharmacist removes the hold on t</w:t>
      </w:r>
      <w:r>
        <w:t xml:space="preserve">he regimen. </w:t>
      </w:r>
    </w:p>
    <w:p w14:paraId="508AE186" w14:textId="77777777" w:rsidR="00105912" w:rsidRDefault="00756F4E">
      <w:pPr>
        <w:pStyle w:val="TextBody"/>
      </w:pPr>
      <w:r>
        <w:rPr>
          <w:noProof/>
          <w:lang w:eastAsia="en-US" w:bidi="ar-SA"/>
        </w:rPr>
        <w:drawing>
          <wp:anchor distT="0" distB="0" distL="0" distR="0" simplePos="0" relativeHeight="3" behindDoc="0" locked="0" layoutInCell="1" allowOverlap="1" wp14:anchorId="16E2255E" wp14:editId="7CC04C9B">
            <wp:simplePos x="0" y="0"/>
            <wp:positionH relativeFrom="column">
              <wp:align>center</wp:align>
            </wp:positionH>
            <wp:positionV relativeFrom="paragraph">
              <wp:align>top</wp:align>
            </wp:positionV>
            <wp:extent cx="4927600" cy="316039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
                    <a:stretch>
                      <a:fillRect/>
                    </a:stretch>
                  </pic:blipFill>
                  <pic:spPr bwMode="auto">
                    <a:xfrm>
                      <a:off x="0" y="0"/>
                      <a:ext cx="4927600" cy="3160395"/>
                    </a:xfrm>
                    <a:prstGeom prst="rect">
                      <a:avLst/>
                    </a:prstGeom>
                    <a:noFill/>
                    <a:ln w="9525">
                      <a:noFill/>
                      <a:miter lim="800000"/>
                      <a:headEnd/>
                      <a:tailEnd/>
                    </a:ln>
                  </pic:spPr>
                </pic:pic>
              </a:graphicData>
            </a:graphic>
          </wp:anchor>
        </w:drawing>
      </w:r>
    </w:p>
    <w:p w14:paraId="7AFA9F01" w14:textId="77777777" w:rsidR="00105912" w:rsidRDefault="00105912">
      <w:pPr>
        <w:pStyle w:val="TextBody"/>
      </w:pPr>
    </w:p>
    <w:p w14:paraId="7BB2D495" w14:textId="77777777" w:rsidR="00105912" w:rsidRDefault="00105912">
      <w:pPr>
        <w:pStyle w:val="TextBody"/>
      </w:pPr>
    </w:p>
    <w:p w14:paraId="169255A3" w14:textId="77777777" w:rsidR="00105912" w:rsidRDefault="00105912">
      <w:pPr>
        <w:pStyle w:val="TextBody"/>
      </w:pPr>
    </w:p>
    <w:p w14:paraId="06EC0B49" w14:textId="77777777" w:rsidR="00105912" w:rsidRDefault="00105912">
      <w:pPr>
        <w:pStyle w:val="TextBody"/>
      </w:pPr>
    </w:p>
    <w:p w14:paraId="2879A46C" w14:textId="77777777" w:rsidR="00105912" w:rsidRDefault="00105912">
      <w:pPr>
        <w:pStyle w:val="TextBody"/>
      </w:pPr>
    </w:p>
    <w:p w14:paraId="5DA57FDA" w14:textId="77777777" w:rsidR="00105912" w:rsidRDefault="00105912">
      <w:pPr>
        <w:pStyle w:val="TextBody"/>
      </w:pPr>
    </w:p>
    <w:p w14:paraId="3126A603" w14:textId="77777777" w:rsidR="00105912" w:rsidRDefault="00105912">
      <w:pPr>
        <w:pStyle w:val="TextBody"/>
      </w:pPr>
    </w:p>
    <w:p w14:paraId="32BB966F" w14:textId="77777777" w:rsidR="00105912" w:rsidRDefault="00105912">
      <w:pPr>
        <w:pStyle w:val="TextBody"/>
      </w:pPr>
    </w:p>
    <w:p w14:paraId="6186F5E4" w14:textId="77777777" w:rsidR="00105912" w:rsidRDefault="00105912">
      <w:pPr>
        <w:pStyle w:val="TextBody"/>
      </w:pPr>
    </w:p>
    <w:p w14:paraId="1194164E" w14:textId="77777777" w:rsidR="00105912" w:rsidRDefault="00105912">
      <w:pPr>
        <w:pStyle w:val="TextBody"/>
      </w:pPr>
    </w:p>
    <w:p w14:paraId="79286614" w14:textId="77777777" w:rsidR="00105912" w:rsidRDefault="00756F4E">
      <w:pPr>
        <w:pStyle w:val="TextBody"/>
        <w:jc w:val="center"/>
      </w:pPr>
      <w:r>
        <w:t>(Fig. 6 Drug Order page)</w:t>
      </w:r>
    </w:p>
    <w:p w14:paraId="1DE112DD" w14:textId="77777777" w:rsidR="00105912" w:rsidRDefault="00105912">
      <w:pPr>
        <w:pStyle w:val="TextBody"/>
      </w:pPr>
    </w:p>
    <w:p w14:paraId="5E9D7D07" w14:textId="77777777" w:rsidR="00105912" w:rsidRDefault="00105912">
      <w:pPr>
        <w:pStyle w:val="TextBody"/>
      </w:pPr>
    </w:p>
    <w:p w14:paraId="5AD26017" w14:textId="77777777" w:rsidR="00105912" w:rsidRDefault="00756F4E">
      <w:pPr>
        <w:pStyle w:val="TextBody"/>
      </w:pPr>
      <w:r>
        <w:lastRenderedPageBreak/>
        <w:t>The Orders put on hold are also listed in the 'Hold/Discard' Order table in the Pharmacy homepage.</w:t>
      </w:r>
    </w:p>
    <w:p w14:paraId="53BD376F" w14:textId="77777777" w:rsidR="00105912" w:rsidRDefault="00756F4E">
      <w:pPr>
        <w:pStyle w:val="TextBody"/>
      </w:pPr>
      <w:r>
        <w:rPr>
          <w:noProof/>
          <w:lang w:eastAsia="en-US" w:bidi="ar-SA"/>
        </w:rPr>
        <w:drawing>
          <wp:anchor distT="0" distB="0" distL="0" distR="0" simplePos="0" relativeHeight="47" behindDoc="0" locked="0" layoutInCell="1" allowOverlap="1" wp14:anchorId="7847BEC1" wp14:editId="736DFA68">
            <wp:simplePos x="0" y="0"/>
            <wp:positionH relativeFrom="column">
              <wp:align>center</wp:align>
            </wp:positionH>
            <wp:positionV relativeFrom="paragraph">
              <wp:align>top</wp:align>
            </wp:positionV>
            <wp:extent cx="4376420" cy="2916555"/>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5"/>
                    <a:stretch>
                      <a:fillRect/>
                    </a:stretch>
                  </pic:blipFill>
                  <pic:spPr bwMode="auto">
                    <a:xfrm>
                      <a:off x="0" y="0"/>
                      <a:ext cx="4376420" cy="2916555"/>
                    </a:xfrm>
                    <a:prstGeom prst="rect">
                      <a:avLst/>
                    </a:prstGeom>
                    <a:noFill/>
                    <a:ln w="9525">
                      <a:noFill/>
                      <a:miter lim="800000"/>
                      <a:headEnd/>
                      <a:tailEnd/>
                    </a:ln>
                  </pic:spPr>
                </pic:pic>
              </a:graphicData>
            </a:graphic>
          </wp:anchor>
        </w:drawing>
      </w:r>
    </w:p>
    <w:p w14:paraId="1D047871" w14:textId="77777777" w:rsidR="00105912" w:rsidRDefault="00105912">
      <w:pPr>
        <w:pStyle w:val="TextBody"/>
      </w:pPr>
    </w:p>
    <w:p w14:paraId="4F8D35BB" w14:textId="77777777" w:rsidR="00105912" w:rsidRDefault="00105912">
      <w:pPr>
        <w:pStyle w:val="TextBody"/>
      </w:pPr>
    </w:p>
    <w:p w14:paraId="775326FD" w14:textId="77777777" w:rsidR="00105912" w:rsidRDefault="00105912">
      <w:pPr>
        <w:pStyle w:val="TextBody"/>
      </w:pPr>
    </w:p>
    <w:p w14:paraId="4C0BB2DE" w14:textId="77777777" w:rsidR="00105912" w:rsidRDefault="00105912">
      <w:pPr>
        <w:pStyle w:val="TextBody"/>
      </w:pPr>
    </w:p>
    <w:p w14:paraId="77D9CB55" w14:textId="77777777" w:rsidR="00105912" w:rsidRDefault="00105912">
      <w:pPr>
        <w:pStyle w:val="TextBody"/>
      </w:pPr>
    </w:p>
    <w:p w14:paraId="795A702A" w14:textId="77777777" w:rsidR="00105912" w:rsidRDefault="00105912">
      <w:pPr>
        <w:pStyle w:val="TextBody"/>
      </w:pPr>
    </w:p>
    <w:p w14:paraId="1D8DF7DE" w14:textId="77777777" w:rsidR="00105912" w:rsidRDefault="00105912">
      <w:pPr>
        <w:pStyle w:val="TextBody"/>
      </w:pPr>
    </w:p>
    <w:p w14:paraId="6A6AB5D2" w14:textId="77777777" w:rsidR="00105912" w:rsidRDefault="00105912">
      <w:pPr>
        <w:pStyle w:val="TextBody"/>
      </w:pPr>
    </w:p>
    <w:p w14:paraId="1ACE1FA5" w14:textId="77777777" w:rsidR="00105912" w:rsidRDefault="00105912">
      <w:pPr>
        <w:pStyle w:val="TextBody"/>
      </w:pPr>
    </w:p>
    <w:p w14:paraId="70A0B50F" w14:textId="77777777" w:rsidR="00105912" w:rsidRDefault="00756F4E">
      <w:pPr>
        <w:pStyle w:val="TextBody"/>
        <w:jc w:val="center"/>
      </w:pPr>
      <w:r>
        <w:t>(Fig. 7 Pharmacy homepage)</w:t>
      </w:r>
    </w:p>
    <w:p w14:paraId="604F0286" w14:textId="77777777" w:rsidR="00105912" w:rsidRDefault="00756F4E">
      <w:pPr>
        <w:pStyle w:val="Heading2"/>
      </w:pPr>
      <w:bookmarkStart w:id="58" w:name="__RefHeading__988_757499970"/>
      <w:bookmarkStart w:id="59" w:name="_Toc475453333"/>
      <w:bookmarkEnd w:id="58"/>
      <w:r>
        <w:t xml:space="preserve">2.2 </w:t>
      </w:r>
      <w:bookmarkEnd w:id="59"/>
      <w:proofErr w:type="spellStart"/>
      <w:r>
        <w:t>Orderer</w:t>
      </w:r>
      <w:proofErr w:type="spellEnd"/>
      <w:r>
        <w:t xml:space="preserve"> discards the Order(</w:t>
      </w:r>
      <w:proofErr w:type="spellStart"/>
      <w:r>
        <w:t>s</w:t>
      </w:r>
      <w:proofErr w:type="spellEnd"/>
      <w:r>
        <w:t>) put on hold</w:t>
      </w:r>
    </w:p>
    <w:p w14:paraId="5220B51B" w14:textId="77777777" w:rsidR="00105912" w:rsidRDefault="00756F4E">
      <w:pPr>
        <w:pStyle w:val="TextBody"/>
      </w:pPr>
      <w:r>
        <w:t xml:space="preserve">The </w:t>
      </w:r>
      <w:proofErr w:type="spellStart"/>
      <w:r>
        <w:t>Orderer</w:t>
      </w:r>
      <w:proofErr w:type="spellEnd"/>
      <w:r>
        <w:t xml:space="preserve"> or </w:t>
      </w:r>
      <w:r>
        <w:t>Physician logs into the Patient's Drug Order page and discontinues the Active Regimen that is put on hold. Then, the Orders that were a part of the discontinued regimen are no longer displayed on the Pharmacy's homepage or the Patient's Drug Order page.</w:t>
      </w:r>
    </w:p>
    <w:p w14:paraId="4BD0B243" w14:textId="77777777" w:rsidR="00105912" w:rsidRDefault="00756F4E">
      <w:pPr>
        <w:pStyle w:val="TextBody"/>
      </w:pPr>
      <w:r>
        <w:rPr>
          <w:noProof/>
          <w:lang w:eastAsia="en-US" w:bidi="ar-SA"/>
        </w:rPr>
        <w:drawing>
          <wp:anchor distT="0" distB="0" distL="0" distR="0" simplePos="0" relativeHeight="25" behindDoc="0" locked="0" layoutInCell="1" allowOverlap="1" wp14:anchorId="5D2C5134" wp14:editId="0834279D">
            <wp:simplePos x="0" y="0"/>
            <wp:positionH relativeFrom="column">
              <wp:align>center</wp:align>
            </wp:positionH>
            <wp:positionV relativeFrom="paragraph">
              <wp:align>top</wp:align>
            </wp:positionV>
            <wp:extent cx="4566285" cy="317119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6"/>
                    <a:stretch>
                      <a:fillRect/>
                    </a:stretch>
                  </pic:blipFill>
                  <pic:spPr bwMode="auto">
                    <a:xfrm>
                      <a:off x="0" y="0"/>
                      <a:ext cx="4566285" cy="3171190"/>
                    </a:xfrm>
                    <a:prstGeom prst="rect">
                      <a:avLst/>
                    </a:prstGeom>
                    <a:noFill/>
                    <a:ln w="9525">
                      <a:noFill/>
                      <a:miter lim="800000"/>
                      <a:headEnd/>
                      <a:tailEnd/>
                    </a:ln>
                  </pic:spPr>
                </pic:pic>
              </a:graphicData>
            </a:graphic>
          </wp:anchor>
        </w:drawing>
      </w:r>
    </w:p>
    <w:p w14:paraId="20538BEF" w14:textId="77777777" w:rsidR="00105912" w:rsidRDefault="00105912">
      <w:pPr>
        <w:pStyle w:val="TextBody"/>
      </w:pPr>
    </w:p>
    <w:p w14:paraId="402C1043" w14:textId="77777777" w:rsidR="00105912" w:rsidRDefault="00105912">
      <w:pPr>
        <w:pStyle w:val="TextBody"/>
      </w:pPr>
    </w:p>
    <w:p w14:paraId="7578BC45" w14:textId="77777777" w:rsidR="00105912" w:rsidRDefault="00105912">
      <w:pPr>
        <w:pStyle w:val="TextBody"/>
      </w:pPr>
    </w:p>
    <w:p w14:paraId="33DB8C6B" w14:textId="77777777" w:rsidR="00105912" w:rsidRDefault="00105912">
      <w:pPr>
        <w:pStyle w:val="TextBody"/>
      </w:pPr>
    </w:p>
    <w:p w14:paraId="08A6A756" w14:textId="77777777" w:rsidR="00105912" w:rsidRDefault="00105912">
      <w:pPr>
        <w:pStyle w:val="TextBody"/>
      </w:pPr>
    </w:p>
    <w:p w14:paraId="7C6E4623" w14:textId="77777777" w:rsidR="00105912" w:rsidRDefault="00105912">
      <w:pPr>
        <w:pStyle w:val="TextBody"/>
      </w:pPr>
    </w:p>
    <w:p w14:paraId="2D8599E3" w14:textId="77777777" w:rsidR="00105912" w:rsidRDefault="00105912">
      <w:pPr>
        <w:pStyle w:val="TextBody"/>
      </w:pPr>
    </w:p>
    <w:p w14:paraId="796D65F7" w14:textId="77777777" w:rsidR="00105912" w:rsidRDefault="00105912">
      <w:pPr>
        <w:pStyle w:val="TextBody"/>
      </w:pPr>
    </w:p>
    <w:p w14:paraId="74EDA006" w14:textId="77777777" w:rsidR="00105912" w:rsidRDefault="00105912">
      <w:pPr>
        <w:pStyle w:val="TextBody"/>
      </w:pPr>
    </w:p>
    <w:p w14:paraId="5B210A94" w14:textId="77777777" w:rsidR="00105912" w:rsidRDefault="00105912">
      <w:pPr>
        <w:pStyle w:val="TextBody"/>
      </w:pPr>
    </w:p>
    <w:p w14:paraId="1D9FA81C" w14:textId="77777777" w:rsidR="00105912" w:rsidRDefault="00756F4E">
      <w:pPr>
        <w:pStyle w:val="TextBody"/>
        <w:jc w:val="center"/>
      </w:pPr>
      <w:r>
        <w:t>(Fig. 8 Discard Orders)</w:t>
      </w:r>
    </w:p>
    <w:p w14:paraId="1100F392" w14:textId="77777777" w:rsidR="00105912" w:rsidRDefault="00756F4E">
      <w:pPr>
        <w:pStyle w:val="Heading2"/>
      </w:pPr>
      <w:bookmarkStart w:id="60" w:name="__RefHeading__990_757499970"/>
      <w:bookmarkEnd w:id="60"/>
      <w:r>
        <w:lastRenderedPageBreak/>
        <w:t xml:space="preserve">2.3 </w:t>
      </w:r>
      <w:proofErr w:type="spellStart"/>
      <w:r>
        <w:t>Orderer</w:t>
      </w:r>
      <w:proofErr w:type="spellEnd"/>
      <w:r>
        <w:t xml:space="preserve"> modifies the Order(</w:t>
      </w:r>
      <w:proofErr w:type="spellStart"/>
      <w:r>
        <w:t>s</w:t>
      </w:r>
      <w:proofErr w:type="spellEnd"/>
      <w:r>
        <w:t>) put on hold</w:t>
      </w:r>
    </w:p>
    <w:p w14:paraId="6C8CE0C2" w14:textId="77777777" w:rsidR="00105912" w:rsidRDefault="00756F4E">
      <w:pPr>
        <w:pStyle w:val="TextBody"/>
      </w:pPr>
      <w:r>
        <w:t xml:space="preserve">The </w:t>
      </w:r>
      <w:proofErr w:type="spellStart"/>
      <w:r>
        <w:t>Orderer</w:t>
      </w:r>
      <w:proofErr w:type="spellEnd"/>
      <w:r>
        <w:t xml:space="preserve"> or Physician logs into the Patient's Drug Order page and edits the formulation of the drugs, thus replacing some of the </w:t>
      </w:r>
      <w:proofErr w:type="gramStart"/>
      <w:r>
        <w:t>components  to</w:t>
      </w:r>
      <w:proofErr w:type="gramEnd"/>
      <w:r>
        <w:t xml:space="preserve"> address the reason why the Or</w:t>
      </w:r>
      <w:r>
        <w:t>der(s) were put on hold.</w:t>
      </w:r>
    </w:p>
    <w:p w14:paraId="73975F92" w14:textId="77777777" w:rsidR="00105912" w:rsidRDefault="00756F4E">
      <w:pPr>
        <w:pStyle w:val="TextBody"/>
      </w:pPr>
      <w:r>
        <w:rPr>
          <w:noProof/>
          <w:lang w:eastAsia="en-US" w:bidi="ar-SA"/>
        </w:rPr>
        <w:drawing>
          <wp:anchor distT="0" distB="0" distL="0" distR="0" simplePos="0" relativeHeight="4" behindDoc="0" locked="0" layoutInCell="1" allowOverlap="1" wp14:anchorId="53E05ED7" wp14:editId="61A34FC5">
            <wp:simplePos x="0" y="0"/>
            <wp:positionH relativeFrom="column">
              <wp:align>center</wp:align>
            </wp:positionH>
            <wp:positionV relativeFrom="paragraph">
              <wp:align>top</wp:align>
            </wp:positionV>
            <wp:extent cx="4219575" cy="272224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7"/>
                    <a:stretch>
                      <a:fillRect/>
                    </a:stretch>
                  </pic:blipFill>
                  <pic:spPr bwMode="auto">
                    <a:xfrm>
                      <a:off x="0" y="0"/>
                      <a:ext cx="4219575" cy="2722245"/>
                    </a:xfrm>
                    <a:prstGeom prst="rect">
                      <a:avLst/>
                    </a:prstGeom>
                    <a:noFill/>
                    <a:ln w="9525">
                      <a:noFill/>
                      <a:miter lim="800000"/>
                      <a:headEnd/>
                      <a:tailEnd/>
                    </a:ln>
                  </pic:spPr>
                </pic:pic>
              </a:graphicData>
            </a:graphic>
          </wp:anchor>
        </w:drawing>
      </w:r>
    </w:p>
    <w:p w14:paraId="113A4FDD" w14:textId="77777777" w:rsidR="00105912" w:rsidRDefault="00105912">
      <w:pPr>
        <w:pStyle w:val="Heading2"/>
      </w:pPr>
    </w:p>
    <w:p w14:paraId="05169373" w14:textId="77777777" w:rsidR="00105912" w:rsidRDefault="00105912">
      <w:pPr>
        <w:pStyle w:val="Heading2"/>
      </w:pPr>
    </w:p>
    <w:p w14:paraId="4E23652A" w14:textId="77777777" w:rsidR="00105912" w:rsidRDefault="00105912">
      <w:pPr>
        <w:pStyle w:val="Heading2"/>
      </w:pPr>
    </w:p>
    <w:p w14:paraId="3EECD38D" w14:textId="77777777" w:rsidR="00105912" w:rsidRDefault="00105912">
      <w:pPr>
        <w:pStyle w:val="Heading2"/>
      </w:pPr>
    </w:p>
    <w:p w14:paraId="1E7C9327" w14:textId="77777777" w:rsidR="00105912" w:rsidRDefault="00105912">
      <w:pPr>
        <w:pStyle w:val="Heading2"/>
      </w:pPr>
    </w:p>
    <w:p w14:paraId="2C260B39" w14:textId="77777777" w:rsidR="00105912" w:rsidRDefault="00105912">
      <w:pPr>
        <w:pStyle w:val="Heading2"/>
      </w:pPr>
    </w:p>
    <w:p w14:paraId="4A894B32" w14:textId="77777777" w:rsidR="00105912" w:rsidRDefault="00105912">
      <w:pPr>
        <w:pStyle w:val="Heading2"/>
      </w:pPr>
    </w:p>
    <w:p w14:paraId="10168D91" w14:textId="77777777" w:rsidR="00105912" w:rsidRDefault="00756F4E">
      <w:pPr>
        <w:pStyle w:val="TextBody"/>
        <w:jc w:val="center"/>
      </w:pPr>
      <w:r>
        <w:t>(Fig. 9 Edit Orders)</w:t>
      </w:r>
    </w:p>
    <w:p w14:paraId="4C41A354" w14:textId="77777777" w:rsidR="00105912" w:rsidRDefault="00756F4E">
      <w:pPr>
        <w:pStyle w:val="TextBody"/>
      </w:pPr>
      <w:r>
        <w:t xml:space="preserve">Alternatively, the </w:t>
      </w:r>
      <w:proofErr w:type="spellStart"/>
      <w:r>
        <w:t>Orderer</w:t>
      </w:r>
      <w:proofErr w:type="spellEnd"/>
      <w:r>
        <w:t xml:space="preserve"> will provide comments to the Pharmacist in the 'Instructions from Physician for Pharmacist' field to address the reason why the Order was put on hold.</w:t>
      </w:r>
    </w:p>
    <w:p w14:paraId="0D23BB70" w14:textId="77777777" w:rsidR="00105912" w:rsidRDefault="00756F4E">
      <w:pPr>
        <w:pStyle w:val="TextBody"/>
      </w:pPr>
      <w:r>
        <w:rPr>
          <w:noProof/>
          <w:lang w:eastAsia="en-US" w:bidi="ar-SA"/>
        </w:rPr>
        <w:drawing>
          <wp:anchor distT="0" distB="0" distL="0" distR="0" simplePos="0" relativeHeight="5" behindDoc="0" locked="0" layoutInCell="1" allowOverlap="1" wp14:anchorId="51382776" wp14:editId="724EAD1C">
            <wp:simplePos x="0" y="0"/>
            <wp:positionH relativeFrom="column">
              <wp:align>center</wp:align>
            </wp:positionH>
            <wp:positionV relativeFrom="paragraph">
              <wp:align>top</wp:align>
            </wp:positionV>
            <wp:extent cx="4322445" cy="2836545"/>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8"/>
                    <a:stretch>
                      <a:fillRect/>
                    </a:stretch>
                  </pic:blipFill>
                  <pic:spPr bwMode="auto">
                    <a:xfrm>
                      <a:off x="0" y="0"/>
                      <a:ext cx="4322445" cy="2836545"/>
                    </a:xfrm>
                    <a:prstGeom prst="rect">
                      <a:avLst/>
                    </a:prstGeom>
                    <a:noFill/>
                    <a:ln w="9525">
                      <a:noFill/>
                      <a:miter lim="800000"/>
                      <a:headEnd/>
                      <a:tailEnd/>
                    </a:ln>
                  </pic:spPr>
                </pic:pic>
              </a:graphicData>
            </a:graphic>
          </wp:anchor>
        </w:drawing>
      </w:r>
    </w:p>
    <w:p w14:paraId="2EDA7D13" w14:textId="77777777" w:rsidR="00105912" w:rsidRDefault="00105912">
      <w:pPr>
        <w:pStyle w:val="TextBody"/>
      </w:pPr>
    </w:p>
    <w:p w14:paraId="0EFCFD06" w14:textId="77777777" w:rsidR="00105912" w:rsidRDefault="00105912">
      <w:pPr>
        <w:pStyle w:val="TextBody"/>
      </w:pPr>
    </w:p>
    <w:p w14:paraId="1A838EB9" w14:textId="77777777" w:rsidR="00105912" w:rsidRDefault="00105912">
      <w:pPr>
        <w:pStyle w:val="TextBody"/>
      </w:pPr>
    </w:p>
    <w:p w14:paraId="440703E2" w14:textId="77777777" w:rsidR="00105912" w:rsidRDefault="00105912">
      <w:pPr>
        <w:pStyle w:val="TextBody"/>
      </w:pPr>
    </w:p>
    <w:p w14:paraId="5C2CC32D" w14:textId="77777777" w:rsidR="00105912" w:rsidRDefault="00105912">
      <w:pPr>
        <w:pStyle w:val="TextBody"/>
      </w:pPr>
    </w:p>
    <w:p w14:paraId="3C487987" w14:textId="77777777" w:rsidR="00105912" w:rsidRDefault="00105912">
      <w:pPr>
        <w:pStyle w:val="TextBody"/>
      </w:pPr>
    </w:p>
    <w:p w14:paraId="436B0443" w14:textId="77777777" w:rsidR="00105912" w:rsidRDefault="00105912">
      <w:pPr>
        <w:pStyle w:val="TextBody"/>
      </w:pPr>
    </w:p>
    <w:p w14:paraId="7B8F5E78" w14:textId="77777777" w:rsidR="00105912" w:rsidRDefault="00105912">
      <w:pPr>
        <w:pStyle w:val="TextBody"/>
      </w:pPr>
    </w:p>
    <w:p w14:paraId="46282385" w14:textId="77777777" w:rsidR="00105912" w:rsidRDefault="00105912">
      <w:pPr>
        <w:pStyle w:val="TextBody"/>
      </w:pPr>
    </w:p>
    <w:p w14:paraId="0CE77DF6" w14:textId="77777777" w:rsidR="00105912" w:rsidRDefault="00756F4E">
      <w:pPr>
        <w:pStyle w:val="TextBody"/>
        <w:jc w:val="center"/>
      </w:pPr>
      <w:r>
        <w:t xml:space="preserve">(Fig. 10 </w:t>
      </w:r>
      <w:r>
        <w:t>Edit Orders)</w:t>
      </w:r>
    </w:p>
    <w:p w14:paraId="27D7F546" w14:textId="77777777" w:rsidR="00105912" w:rsidRDefault="00105912">
      <w:pPr>
        <w:pStyle w:val="TextBody"/>
      </w:pPr>
    </w:p>
    <w:p w14:paraId="22E94D08" w14:textId="77777777" w:rsidR="00105912" w:rsidRDefault="00105912">
      <w:pPr>
        <w:pStyle w:val="TextBody"/>
      </w:pPr>
    </w:p>
    <w:p w14:paraId="6B3CF423" w14:textId="77777777" w:rsidR="00105912" w:rsidRDefault="00756F4E">
      <w:pPr>
        <w:pStyle w:val="Heading2"/>
      </w:pPr>
      <w:bookmarkStart w:id="61" w:name="__RefHeading__1309_1928123875"/>
      <w:bookmarkEnd w:id="61"/>
      <w:r>
        <w:lastRenderedPageBreak/>
        <w:t>2.4 Pharmacist removes the hold on the Order(s)</w:t>
      </w:r>
    </w:p>
    <w:p w14:paraId="1C6EC074" w14:textId="77777777" w:rsidR="00105912" w:rsidRDefault="00756F4E">
      <w:pPr>
        <w:pStyle w:val="TextBody"/>
      </w:pPr>
      <w:r>
        <w:t xml:space="preserve">Once the Pharmacist is assured that the Orders that were placed on hold earlier, can be dispatched now, he/she logs into the Pharmacy homepage and </w:t>
      </w:r>
      <w:bookmarkStart w:id="62" w:name="__Fieldmark__1220_190870611"/>
      <w:r>
        <w:t>check marks the check-box corresponding to the</w:t>
      </w:r>
      <w:r>
        <w:t xml:space="preserve"> Order(</w:t>
      </w:r>
      <w:proofErr w:type="gramStart"/>
      <w:r>
        <w:t>s)  on</w:t>
      </w:r>
      <w:proofErr w:type="gramEnd"/>
      <w:r>
        <w:t xml:space="preserve"> which the hold has to be removed and clicks on the 'Remove Hold' button.</w:t>
      </w:r>
      <w:bookmarkEnd w:id="62"/>
    </w:p>
    <w:p w14:paraId="5FD9DE9B" w14:textId="77777777" w:rsidR="00105912" w:rsidRDefault="00756F4E">
      <w:pPr>
        <w:pStyle w:val="TextBody"/>
      </w:pPr>
      <w:r>
        <w:rPr>
          <w:noProof/>
          <w:lang w:eastAsia="en-US" w:bidi="ar-SA"/>
        </w:rPr>
        <w:drawing>
          <wp:anchor distT="0" distB="0" distL="0" distR="0" simplePos="0" relativeHeight="46" behindDoc="0" locked="0" layoutInCell="1" allowOverlap="1" wp14:anchorId="4F5403CE" wp14:editId="6522E0C2">
            <wp:simplePos x="0" y="0"/>
            <wp:positionH relativeFrom="column">
              <wp:align>center</wp:align>
            </wp:positionH>
            <wp:positionV relativeFrom="paragraph">
              <wp:align>top</wp:align>
            </wp:positionV>
            <wp:extent cx="4615815" cy="292671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5"/>
                    <a:stretch>
                      <a:fillRect/>
                    </a:stretch>
                  </pic:blipFill>
                  <pic:spPr bwMode="auto">
                    <a:xfrm>
                      <a:off x="0" y="0"/>
                      <a:ext cx="4615815" cy="2926715"/>
                    </a:xfrm>
                    <a:prstGeom prst="rect">
                      <a:avLst/>
                    </a:prstGeom>
                    <a:noFill/>
                    <a:ln w="9525">
                      <a:noFill/>
                      <a:miter lim="800000"/>
                      <a:headEnd/>
                      <a:tailEnd/>
                    </a:ln>
                  </pic:spPr>
                </pic:pic>
              </a:graphicData>
            </a:graphic>
          </wp:anchor>
        </w:drawing>
      </w:r>
    </w:p>
    <w:p w14:paraId="443DD08D" w14:textId="77777777" w:rsidR="00105912" w:rsidRDefault="00105912">
      <w:pPr>
        <w:pStyle w:val="TextBody"/>
      </w:pPr>
    </w:p>
    <w:p w14:paraId="12768ED0" w14:textId="77777777" w:rsidR="00105912" w:rsidRDefault="00105912">
      <w:pPr>
        <w:pStyle w:val="TextBody"/>
      </w:pPr>
    </w:p>
    <w:p w14:paraId="69517004" w14:textId="77777777" w:rsidR="00105912" w:rsidRDefault="00105912">
      <w:pPr>
        <w:pStyle w:val="TextBody"/>
      </w:pPr>
    </w:p>
    <w:p w14:paraId="74433AF7" w14:textId="77777777" w:rsidR="00105912" w:rsidRDefault="00105912">
      <w:pPr>
        <w:pStyle w:val="TextBody"/>
      </w:pPr>
    </w:p>
    <w:p w14:paraId="523A1D0D" w14:textId="77777777" w:rsidR="00105912" w:rsidRDefault="00105912">
      <w:pPr>
        <w:pStyle w:val="TextBody"/>
      </w:pPr>
    </w:p>
    <w:p w14:paraId="1A79575D" w14:textId="77777777" w:rsidR="00105912" w:rsidRDefault="00105912">
      <w:pPr>
        <w:pStyle w:val="TextBody"/>
      </w:pPr>
    </w:p>
    <w:p w14:paraId="3C1943E2" w14:textId="77777777" w:rsidR="00105912" w:rsidRDefault="00105912">
      <w:pPr>
        <w:pStyle w:val="TextBody"/>
      </w:pPr>
    </w:p>
    <w:p w14:paraId="304DF850" w14:textId="77777777" w:rsidR="00105912" w:rsidRDefault="00105912">
      <w:pPr>
        <w:pStyle w:val="TextBody"/>
      </w:pPr>
    </w:p>
    <w:p w14:paraId="3A3BEC48" w14:textId="77777777" w:rsidR="00105912" w:rsidRDefault="00105912">
      <w:pPr>
        <w:pStyle w:val="TextBody"/>
      </w:pPr>
    </w:p>
    <w:p w14:paraId="27E44A1E" w14:textId="77777777" w:rsidR="00105912" w:rsidRDefault="00756F4E">
      <w:pPr>
        <w:pStyle w:val="TextBody"/>
        <w:jc w:val="center"/>
      </w:pPr>
      <w:r>
        <w:t>(Fig. 11 Pharmacy homepage)</w:t>
      </w:r>
    </w:p>
    <w:p w14:paraId="7BFC3112" w14:textId="77777777" w:rsidR="00105912" w:rsidRDefault="00105912">
      <w:pPr>
        <w:pStyle w:val="TextBody"/>
        <w:jc w:val="center"/>
      </w:pPr>
    </w:p>
    <w:p w14:paraId="14F36705" w14:textId="77777777" w:rsidR="00105912" w:rsidRDefault="00756F4E">
      <w:pPr>
        <w:pStyle w:val="TextBody"/>
      </w:pPr>
      <w:r>
        <w:t xml:space="preserve">This will display a pop-up to confirm removal of the hold on the Order(s) and set the Order status as 'Active', thus </w:t>
      </w:r>
      <w:r>
        <w:t>removing the Order(s) from this list.</w:t>
      </w:r>
    </w:p>
    <w:p w14:paraId="58C3D872" w14:textId="77777777" w:rsidR="00105912" w:rsidRDefault="00756F4E">
      <w:pPr>
        <w:pStyle w:val="TextBody"/>
      </w:pPr>
      <w:r>
        <w:rPr>
          <w:noProof/>
          <w:lang w:eastAsia="en-US" w:bidi="ar-SA"/>
        </w:rPr>
        <w:drawing>
          <wp:anchor distT="0" distB="0" distL="0" distR="0" simplePos="0" relativeHeight="26" behindDoc="0" locked="0" layoutInCell="1" allowOverlap="1" wp14:anchorId="06155409" wp14:editId="7B45A3C6">
            <wp:simplePos x="0" y="0"/>
            <wp:positionH relativeFrom="column">
              <wp:align>center</wp:align>
            </wp:positionH>
            <wp:positionV relativeFrom="paragraph">
              <wp:align>top</wp:align>
            </wp:positionV>
            <wp:extent cx="2212975" cy="82296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2212975" cy="822960"/>
                    </a:xfrm>
                    <a:prstGeom prst="rect">
                      <a:avLst/>
                    </a:prstGeom>
                    <a:noFill/>
                    <a:ln w="9525">
                      <a:noFill/>
                      <a:miter lim="800000"/>
                      <a:headEnd/>
                      <a:tailEnd/>
                    </a:ln>
                  </pic:spPr>
                </pic:pic>
              </a:graphicData>
            </a:graphic>
          </wp:anchor>
        </w:drawing>
      </w:r>
    </w:p>
    <w:p w14:paraId="6C537F01" w14:textId="77777777" w:rsidR="00105912" w:rsidRDefault="00105912">
      <w:pPr>
        <w:pStyle w:val="TextBody"/>
      </w:pPr>
    </w:p>
    <w:p w14:paraId="5A3C314A" w14:textId="77777777" w:rsidR="00105912" w:rsidRDefault="00105912">
      <w:pPr>
        <w:pStyle w:val="TextBody"/>
      </w:pPr>
    </w:p>
    <w:p w14:paraId="523BBB53" w14:textId="77777777" w:rsidR="00105912" w:rsidRDefault="00756F4E">
      <w:pPr>
        <w:pStyle w:val="TextBody"/>
        <w:jc w:val="center"/>
      </w:pPr>
      <w:r>
        <w:t>(Fig. 12 Confirm hold removal)</w:t>
      </w:r>
    </w:p>
    <w:p w14:paraId="588E3804" w14:textId="77777777" w:rsidR="00105912" w:rsidRDefault="00105912">
      <w:pPr>
        <w:pStyle w:val="TextBody"/>
      </w:pPr>
    </w:p>
    <w:p w14:paraId="6307DBA0" w14:textId="77777777" w:rsidR="00105912" w:rsidRDefault="00105912">
      <w:pPr>
        <w:pStyle w:val="TextBody"/>
      </w:pPr>
    </w:p>
    <w:p w14:paraId="3F8171BA" w14:textId="77777777" w:rsidR="00105912" w:rsidRDefault="00105912">
      <w:pPr>
        <w:pStyle w:val="TextBody"/>
      </w:pPr>
    </w:p>
    <w:p w14:paraId="63F4B5EC" w14:textId="77777777" w:rsidR="00105912" w:rsidRDefault="00105912">
      <w:pPr>
        <w:pStyle w:val="TextBody"/>
      </w:pPr>
    </w:p>
    <w:p w14:paraId="3DF41845" w14:textId="77777777" w:rsidR="00105912" w:rsidRDefault="00105912">
      <w:pPr>
        <w:pStyle w:val="TextBody"/>
      </w:pPr>
    </w:p>
    <w:p w14:paraId="5853DA5E" w14:textId="77777777" w:rsidR="00105912" w:rsidRDefault="00105912">
      <w:pPr>
        <w:pStyle w:val="TextBody"/>
      </w:pPr>
    </w:p>
    <w:p w14:paraId="23ED370B" w14:textId="77777777" w:rsidR="00105912" w:rsidRDefault="00756F4E">
      <w:pPr>
        <w:pStyle w:val="TextBody"/>
      </w:pPr>
      <w:r>
        <w:lastRenderedPageBreak/>
        <w:t>In this section, we will view the snapshots of the screens where the Pharmacist puts on hold some Orders in the Regimen/Medication Plan.</w:t>
      </w:r>
    </w:p>
    <w:p w14:paraId="5E65743D" w14:textId="77777777" w:rsidR="00105912" w:rsidRDefault="00756F4E">
      <w:pPr>
        <w:pStyle w:val="Heading2"/>
      </w:pPr>
      <w:bookmarkStart w:id="63" w:name="__RefHeading__1027_96350070"/>
      <w:bookmarkEnd w:id="63"/>
      <w:r>
        <w:t>2.5 Put some Order(s) in a Regimen On-Ho</w:t>
      </w:r>
      <w:r>
        <w:t>ld</w:t>
      </w:r>
    </w:p>
    <w:p w14:paraId="752940CB" w14:textId="77777777" w:rsidR="00105912" w:rsidRDefault="00756F4E">
      <w:pPr>
        <w:pStyle w:val="TextBody"/>
      </w:pPr>
      <w:r>
        <w:rPr>
          <w:iCs/>
        </w:rPr>
        <w:t xml:space="preserve">Consider another situation where Patient Betty Johnson walks into the Pharmacy to collect drugs Morphine and </w:t>
      </w:r>
      <w:proofErr w:type="spellStart"/>
      <w:r>
        <w:rPr>
          <w:iCs/>
        </w:rPr>
        <w:t>Crocin</w:t>
      </w:r>
      <w:proofErr w:type="spellEnd"/>
      <w:r>
        <w:rPr>
          <w:iCs/>
        </w:rPr>
        <w:t xml:space="preserve"> for treatment of Asthma.</w:t>
      </w:r>
      <w:r>
        <w:rPr>
          <w:i/>
          <w:iCs/>
        </w:rPr>
        <w:t xml:space="preserve"> </w:t>
      </w:r>
      <w:r>
        <w:t xml:space="preserve">The Pharmacist John Watson searches for the Patient by his/her name. </w:t>
      </w:r>
    </w:p>
    <w:p w14:paraId="4AA79685" w14:textId="77777777" w:rsidR="00105912" w:rsidRDefault="00756F4E">
      <w:pPr>
        <w:pStyle w:val="TextBody"/>
      </w:pPr>
      <w:r>
        <w:rPr>
          <w:noProof/>
          <w:lang w:eastAsia="en-US" w:bidi="ar-SA"/>
        </w:rPr>
        <w:drawing>
          <wp:anchor distT="0" distB="0" distL="0" distR="0" simplePos="0" relativeHeight="48" behindDoc="0" locked="0" layoutInCell="1" allowOverlap="1" wp14:anchorId="39A8E036" wp14:editId="1EAE4612">
            <wp:simplePos x="0" y="0"/>
            <wp:positionH relativeFrom="column">
              <wp:align>center</wp:align>
            </wp:positionH>
            <wp:positionV relativeFrom="paragraph">
              <wp:align>top</wp:align>
            </wp:positionV>
            <wp:extent cx="3896360" cy="2348865"/>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9"/>
                    <a:stretch>
                      <a:fillRect/>
                    </a:stretch>
                  </pic:blipFill>
                  <pic:spPr bwMode="auto">
                    <a:xfrm>
                      <a:off x="0" y="0"/>
                      <a:ext cx="3896360" cy="2348865"/>
                    </a:xfrm>
                    <a:prstGeom prst="rect">
                      <a:avLst/>
                    </a:prstGeom>
                    <a:noFill/>
                    <a:ln w="9525">
                      <a:noFill/>
                      <a:miter lim="800000"/>
                      <a:headEnd/>
                      <a:tailEnd/>
                    </a:ln>
                  </pic:spPr>
                </pic:pic>
              </a:graphicData>
            </a:graphic>
          </wp:anchor>
        </w:drawing>
      </w:r>
    </w:p>
    <w:p w14:paraId="1A464004" w14:textId="77777777" w:rsidR="00105912" w:rsidRDefault="00105912">
      <w:pPr>
        <w:pStyle w:val="TextBody"/>
      </w:pPr>
    </w:p>
    <w:p w14:paraId="141288D0" w14:textId="77777777" w:rsidR="00105912" w:rsidRDefault="00105912">
      <w:pPr>
        <w:pStyle w:val="TextBody"/>
      </w:pPr>
    </w:p>
    <w:p w14:paraId="26173F3F" w14:textId="77777777" w:rsidR="00105912" w:rsidRDefault="00105912">
      <w:pPr>
        <w:pStyle w:val="TextBody"/>
      </w:pPr>
    </w:p>
    <w:p w14:paraId="64E229C1" w14:textId="77777777" w:rsidR="00105912" w:rsidRDefault="00105912">
      <w:pPr>
        <w:pStyle w:val="TextBody"/>
      </w:pPr>
    </w:p>
    <w:p w14:paraId="5368B118" w14:textId="77777777" w:rsidR="00105912" w:rsidRDefault="00105912">
      <w:pPr>
        <w:pStyle w:val="TextBody"/>
      </w:pPr>
    </w:p>
    <w:p w14:paraId="725ED9B4" w14:textId="77777777" w:rsidR="00105912" w:rsidRDefault="00105912">
      <w:pPr>
        <w:pStyle w:val="TextBody"/>
      </w:pPr>
    </w:p>
    <w:p w14:paraId="3BD2D57D" w14:textId="77777777" w:rsidR="00105912" w:rsidRDefault="00105912">
      <w:pPr>
        <w:pStyle w:val="TextBody"/>
      </w:pPr>
    </w:p>
    <w:p w14:paraId="2254E312" w14:textId="77777777" w:rsidR="00105912" w:rsidRDefault="00756F4E">
      <w:pPr>
        <w:pStyle w:val="TextBody"/>
        <w:jc w:val="center"/>
      </w:pPr>
      <w:r>
        <w:t>(Fig. 13 Pharmacy homepage)</w:t>
      </w:r>
    </w:p>
    <w:p w14:paraId="2D97E808" w14:textId="77777777" w:rsidR="00105912" w:rsidRDefault="00756F4E">
      <w:pPr>
        <w:pStyle w:val="TextBody"/>
        <w:rPr>
          <w:iCs/>
        </w:rPr>
      </w:pPr>
      <w:r>
        <w:rPr>
          <w:iCs/>
        </w:rPr>
        <w:t xml:space="preserve">The Pharmacist John Watson opens Betty's Drug Order page to find active Orders for Morphine and </w:t>
      </w:r>
      <w:proofErr w:type="spellStart"/>
      <w:r>
        <w:rPr>
          <w:iCs/>
        </w:rPr>
        <w:t>Crocin</w:t>
      </w:r>
      <w:proofErr w:type="spellEnd"/>
      <w:r>
        <w:rPr>
          <w:iCs/>
        </w:rPr>
        <w:t xml:space="preserve">. While Morphine drug is available at the Pharmacy, </w:t>
      </w:r>
      <w:proofErr w:type="spellStart"/>
      <w:r>
        <w:rPr>
          <w:iCs/>
        </w:rPr>
        <w:t>Crocin</w:t>
      </w:r>
      <w:proofErr w:type="spellEnd"/>
      <w:r>
        <w:rPr>
          <w:iCs/>
        </w:rPr>
        <w:t xml:space="preserve"> is not available for a few days. John selects a row representing all the Orders ordered as a pa</w:t>
      </w:r>
      <w:r>
        <w:rPr>
          <w:iCs/>
        </w:rPr>
        <w:t xml:space="preserve">rt of a Regimen. This loads a fragment listing each of those Orders with the details with instructions from Physician asking to be notified if the Order is put on hold. </w:t>
      </w:r>
      <w:r>
        <w:rPr>
          <w:iCs/>
          <w:noProof/>
          <w:lang w:eastAsia="en-US" w:bidi="ar-SA"/>
        </w:rPr>
        <w:drawing>
          <wp:anchor distT="0" distB="0" distL="0" distR="0" simplePos="0" relativeHeight="29" behindDoc="0" locked="0" layoutInCell="1" allowOverlap="1" wp14:anchorId="1EC2DAD6" wp14:editId="3452035B">
            <wp:simplePos x="0" y="0"/>
            <wp:positionH relativeFrom="column">
              <wp:posOffset>1328420</wp:posOffset>
            </wp:positionH>
            <wp:positionV relativeFrom="paragraph">
              <wp:posOffset>974090</wp:posOffset>
            </wp:positionV>
            <wp:extent cx="3675380" cy="251968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0"/>
                    <a:stretch>
                      <a:fillRect/>
                    </a:stretch>
                  </pic:blipFill>
                  <pic:spPr bwMode="auto">
                    <a:xfrm>
                      <a:off x="0" y="0"/>
                      <a:ext cx="3675380" cy="2519680"/>
                    </a:xfrm>
                    <a:prstGeom prst="rect">
                      <a:avLst/>
                    </a:prstGeom>
                    <a:noFill/>
                    <a:ln w="9525">
                      <a:noFill/>
                      <a:miter lim="800000"/>
                      <a:headEnd/>
                      <a:tailEnd/>
                    </a:ln>
                  </pic:spPr>
                </pic:pic>
              </a:graphicData>
            </a:graphic>
          </wp:anchor>
        </w:drawing>
      </w:r>
    </w:p>
    <w:p w14:paraId="37AD411D" w14:textId="77777777" w:rsidR="00105912" w:rsidRDefault="00105912">
      <w:pPr>
        <w:pStyle w:val="TextBody"/>
        <w:rPr>
          <w:i/>
          <w:iCs/>
        </w:rPr>
      </w:pPr>
    </w:p>
    <w:p w14:paraId="0CA7D6F2" w14:textId="77777777" w:rsidR="00105912" w:rsidRDefault="00105912">
      <w:pPr>
        <w:pStyle w:val="TextBody"/>
      </w:pPr>
    </w:p>
    <w:p w14:paraId="1DEDBA7D" w14:textId="77777777" w:rsidR="00105912" w:rsidRDefault="00105912">
      <w:pPr>
        <w:pStyle w:val="TextBody"/>
      </w:pPr>
    </w:p>
    <w:p w14:paraId="44180635" w14:textId="77777777" w:rsidR="00105912" w:rsidRDefault="00105912">
      <w:pPr>
        <w:pStyle w:val="TextBody"/>
      </w:pPr>
    </w:p>
    <w:p w14:paraId="68B2ECF4" w14:textId="77777777" w:rsidR="00105912" w:rsidRDefault="00105912">
      <w:pPr>
        <w:pStyle w:val="TextBody"/>
      </w:pPr>
    </w:p>
    <w:p w14:paraId="33393458" w14:textId="77777777" w:rsidR="00105912" w:rsidRDefault="00105912">
      <w:pPr>
        <w:pStyle w:val="TextBody"/>
      </w:pPr>
    </w:p>
    <w:p w14:paraId="3499D66E" w14:textId="77777777" w:rsidR="00105912" w:rsidRDefault="00105912">
      <w:pPr>
        <w:pStyle w:val="TextBody"/>
      </w:pPr>
    </w:p>
    <w:p w14:paraId="0CC41839" w14:textId="77777777" w:rsidR="00105912" w:rsidRDefault="00105912">
      <w:pPr>
        <w:pStyle w:val="TextBody"/>
      </w:pPr>
    </w:p>
    <w:p w14:paraId="59E20983" w14:textId="77777777" w:rsidR="00105912" w:rsidRDefault="00756F4E">
      <w:pPr>
        <w:pStyle w:val="TextBody"/>
        <w:jc w:val="center"/>
      </w:pPr>
      <w:bookmarkStart w:id="64" w:name="__DdeLink__605_5656152612"/>
      <w:r>
        <w:t>(Fig. 14 Drug Order page)</w:t>
      </w:r>
      <w:bookmarkEnd w:id="64"/>
      <w:r>
        <w:commentReference w:id="65"/>
      </w:r>
    </w:p>
    <w:p w14:paraId="4F93D961" w14:textId="77777777" w:rsidR="00105912" w:rsidRDefault="00756F4E">
      <w:pPr>
        <w:pStyle w:val="TextBody"/>
      </w:pPr>
      <w:r>
        <w:lastRenderedPageBreak/>
        <w:t xml:space="preserve">As described in the UI design, he ignores the checkbox corresponding to the Order for Morphine and checks the check-box corresponding to </w:t>
      </w:r>
      <w:proofErr w:type="spellStart"/>
      <w:r>
        <w:rPr>
          <w:iCs/>
        </w:rPr>
        <w:t>Crocin</w:t>
      </w:r>
      <w:proofErr w:type="spellEnd"/>
      <w:r>
        <w:t xml:space="preserve"> Order before clicking the 'On Hold' button. </w:t>
      </w:r>
    </w:p>
    <w:p w14:paraId="76074290" w14:textId="77777777" w:rsidR="00105912" w:rsidRDefault="00756F4E">
      <w:pPr>
        <w:pStyle w:val="TextBody"/>
      </w:pPr>
      <w:r>
        <w:rPr>
          <w:noProof/>
          <w:lang w:eastAsia="en-US" w:bidi="ar-SA"/>
        </w:rPr>
        <w:drawing>
          <wp:anchor distT="0" distB="0" distL="0" distR="0" simplePos="0" relativeHeight="28" behindDoc="0" locked="0" layoutInCell="1" allowOverlap="1" wp14:anchorId="49579C11" wp14:editId="410B0221">
            <wp:simplePos x="0" y="0"/>
            <wp:positionH relativeFrom="column">
              <wp:align>center</wp:align>
            </wp:positionH>
            <wp:positionV relativeFrom="paragraph">
              <wp:align>top</wp:align>
            </wp:positionV>
            <wp:extent cx="4256405" cy="283337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1"/>
                    <a:stretch>
                      <a:fillRect/>
                    </a:stretch>
                  </pic:blipFill>
                  <pic:spPr bwMode="auto">
                    <a:xfrm>
                      <a:off x="0" y="0"/>
                      <a:ext cx="4256405" cy="2833370"/>
                    </a:xfrm>
                    <a:prstGeom prst="rect">
                      <a:avLst/>
                    </a:prstGeom>
                    <a:noFill/>
                    <a:ln w="9525">
                      <a:noFill/>
                      <a:miter lim="800000"/>
                      <a:headEnd/>
                      <a:tailEnd/>
                    </a:ln>
                  </pic:spPr>
                </pic:pic>
              </a:graphicData>
            </a:graphic>
          </wp:anchor>
        </w:drawing>
      </w:r>
    </w:p>
    <w:p w14:paraId="0F9196D6" w14:textId="77777777" w:rsidR="00105912" w:rsidRDefault="00105912">
      <w:pPr>
        <w:pStyle w:val="TextBody"/>
      </w:pPr>
    </w:p>
    <w:p w14:paraId="5F54416B" w14:textId="77777777" w:rsidR="00105912" w:rsidRDefault="00105912">
      <w:pPr>
        <w:pStyle w:val="TextBody"/>
      </w:pPr>
    </w:p>
    <w:p w14:paraId="3E5E901F" w14:textId="77777777" w:rsidR="00105912" w:rsidRDefault="00105912">
      <w:pPr>
        <w:pStyle w:val="TextBody"/>
      </w:pPr>
    </w:p>
    <w:p w14:paraId="4CCBBE77" w14:textId="77777777" w:rsidR="00105912" w:rsidRDefault="00105912">
      <w:pPr>
        <w:pStyle w:val="TextBody"/>
      </w:pPr>
    </w:p>
    <w:p w14:paraId="3F56C6D4" w14:textId="77777777" w:rsidR="00105912" w:rsidRDefault="00105912">
      <w:pPr>
        <w:pStyle w:val="TextBody"/>
      </w:pPr>
    </w:p>
    <w:p w14:paraId="7F16868F" w14:textId="77777777" w:rsidR="00105912" w:rsidRDefault="00105912">
      <w:pPr>
        <w:pStyle w:val="TextBody"/>
      </w:pPr>
    </w:p>
    <w:p w14:paraId="1E350A19" w14:textId="77777777" w:rsidR="00105912" w:rsidRDefault="00105912">
      <w:pPr>
        <w:pStyle w:val="TextBody"/>
      </w:pPr>
    </w:p>
    <w:p w14:paraId="73D11528" w14:textId="77777777" w:rsidR="00105912" w:rsidRDefault="00105912">
      <w:pPr>
        <w:pStyle w:val="TextBody"/>
      </w:pPr>
    </w:p>
    <w:p w14:paraId="37258296" w14:textId="77777777" w:rsidR="00105912" w:rsidRDefault="00105912">
      <w:pPr>
        <w:pStyle w:val="TextBody"/>
        <w:jc w:val="center"/>
      </w:pPr>
    </w:p>
    <w:p w14:paraId="350F936D" w14:textId="77777777" w:rsidR="00105912" w:rsidRDefault="00756F4E">
      <w:pPr>
        <w:pStyle w:val="TextBody"/>
        <w:jc w:val="center"/>
      </w:pPr>
      <w:r>
        <w:t>(Fig. 15 Order Select)</w:t>
      </w:r>
    </w:p>
    <w:p w14:paraId="31979BC2" w14:textId="77777777" w:rsidR="00105912" w:rsidRDefault="00105912">
      <w:pPr>
        <w:pStyle w:val="TextBody"/>
      </w:pPr>
    </w:p>
    <w:p w14:paraId="203F2F2E" w14:textId="77777777" w:rsidR="00105912" w:rsidRDefault="00756F4E">
      <w:pPr>
        <w:pStyle w:val="TextBody"/>
      </w:pPr>
      <w:r>
        <w:t xml:space="preserve">John provides some comments regarding why the Order needs to be put on hold and click 'Confirm'. </w:t>
      </w:r>
    </w:p>
    <w:p w14:paraId="3301B90D" w14:textId="77777777" w:rsidR="00105912" w:rsidRDefault="00756F4E">
      <w:pPr>
        <w:pStyle w:val="TextBody"/>
      </w:pPr>
      <w:r>
        <w:rPr>
          <w:noProof/>
          <w:lang w:eastAsia="en-US" w:bidi="ar-SA"/>
        </w:rPr>
        <w:drawing>
          <wp:anchor distT="0" distB="0" distL="0" distR="0" simplePos="0" relativeHeight="30" behindDoc="0" locked="0" layoutInCell="1" allowOverlap="1" wp14:anchorId="5E5D908A" wp14:editId="467EF532">
            <wp:simplePos x="0" y="0"/>
            <wp:positionH relativeFrom="column">
              <wp:align>center</wp:align>
            </wp:positionH>
            <wp:positionV relativeFrom="paragraph">
              <wp:align>top</wp:align>
            </wp:positionV>
            <wp:extent cx="4420870" cy="324929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0"/>
                    <a:stretch>
                      <a:fillRect/>
                    </a:stretch>
                  </pic:blipFill>
                  <pic:spPr bwMode="auto">
                    <a:xfrm>
                      <a:off x="0" y="0"/>
                      <a:ext cx="4420870" cy="3249295"/>
                    </a:xfrm>
                    <a:prstGeom prst="rect">
                      <a:avLst/>
                    </a:prstGeom>
                    <a:noFill/>
                    <a:ln w="9525">
                      <a:noFill/>
                      <a:miter lim="800000"/>
                      <a:headEnd/>
                      <a:tailEnd/>
                    </a:ln>
                  </pic:spPr>
                </pic:pic>
              </a:graphicData>
            </a:graphic>
          </wp:anchor>
        </w:drawing>
      </w:r>
    </w:p>
    <w:p w14:paraId="6424EA2F" w14:textId="77777777" w:rsidR="00105912" w:rsidRDefault="00105912">
      <w:pPr>
        <w:pStyle w:val="TextBody"/>
      </w:pPr>
    </w:p>
    <w:p w14:paraId="7738EB55" w14:textId="77777777" w:rsidR="00105912" w:rsidRDefault="00105912">
      <w:pPr>
        <w:pStyle w:val="TextBody"/>
      </w:pPr>
    </w:p>
    <w:p w14:paraId="5DA9090C" w14:textId="77777777" w:rsidR="00105912" w:rsidRDefault="00105912">
      <w:pPr>
        <w:pStyle w:val="TextBody"/>
      </w:pPr>
    </w:p>
    <w:p w14:paraId="38CD043A" w14:textId="77777777" w:rsidR="00105912" w:rsidRDefault="00105912">
      <w:pPr>
        <w:pStyle w:val="TextBody"/>
      </w:pPr>
    </w:p>
    <w:p w14:paraId="2C27EA02" w14:textId="77777777" w:rsidR="00105912" w:rsidRDefault="00105912">
      <w:pPr>
        <w:pStyle w:val="TextBody"/>
      </w:pPr>
    </w:p>
    <w:p w14:paraId="12490667" w14:textId="77777777" w:rsidR="00105912" w:rsidRDefault="00105912">
      <w:pPr>
        <w:pStyle w:val="TextBody"/>
      </w:pPr>
    </w:p>
    <w:p w14:paraId="16874F53" w14:textId="77777777" w:rsidR="00105912" w:rsidRDefault="00105912">
      <w:pPr>
        <w:pStyle w:val="TextBody"/>
      </w:pPr>
    </w:p>
    <w:p w14:paraId="5FFAD594" w14:textId="77777777" w:rsidR="00105912" w:rsidRDefault="00105912">
      <w:pPr>
        <w:pStyle w:val="TextBody"/>
      </w:pPr>
    </w:p>
    <w:p w14:paraId="34E071F9" w14:textId="77777777" w:rsidR="00105912" w:rsidRDefault="00105912">
      <w:pPr>
        <w:pStyle w:val="TextBody"/>
      </w:pPr>
    </w:p>
    <w:p w14:paraId="218123D1" w14:textId="77777777" w:rsidR="00105912" w:rsidRDefault="00105912">
      <w:pPr>
        <w:pStyle w:val="TextBody"/>
      </w:pPr>
    </w:p>
    <w:p w14:paraId="7247D1E7" w14:textId="77777777" w:rsidR="00105912" w:rsidRDefault="00756F4E">
      <w:pPr>
        <w:pStyle w:val="TextBody"/>
        <w:jc w:val="center"/>
        <w:rPr>
          <w:iCs/>
        </w:rPr>
      </w:pPr>
      <w:r>
        <w:rPr>
          <w:iCs/>
        </w:rPr>
        <w:t>(Fig. 16 Order Record)</w:t>
      </w:r>
    </w:p>
    <w:p w14:paraId="484C87F9" w14:textId="77777777" w:rsidR="00105912" w:rsidRDefault="00105912">
      <w:pPr>
        <w:pStyle w:val="TextBody"/>
      </w:pPr>
    </w:p>
    <w:p w14:paraId="3B093B71" w14:textId="77777777" w:rsidR="00105912" w:rsidRDefault="00756F4E">
      <w:pPr>
        <w:pStyle w:val="TextBody"/>
      </w:pPr>
      <w:r>
        <w:lastRenderedPageBreak/>
        <w:t xml:space="preserve">In this case, the Pharmacist sends an email to the </w:t>
      </w:r>
      <w:proofErr w:type="spellStart"/>
      <w:r>
        <w:t>Orderer</w:t>
      </w:r>
      <w:proofErr w:type="spellEnd"/>
      <w:r>
        <w:t xml:space="preserve"> informing that the </w:t>
      </w:r>
      <w:proofErr w:type="spellStart"/>
      <w:r>
        <w:t>Crocin</w:t>
      </w:r>
      <w:proofErr w:type="spellEnd"/>
      <w:r>
        <w:t xml:space="preserve"> Order is put on hold. </w:t>
      </w:r>
    </w:p>
    <w:p w14:paraId="6C3A2BAD" w14:textId="77777777" w:rsidR="00105912" w:rsidRDefault="00756F4E">
      <w:pPr>
        <w:pStyle w:val="TextBody"/>
      </w:pPr>
      <w:r>
        <w:rPr>
          <w:noProof/>
          <w:lang w:eastAsia="en-US" w:bidi="ar-SA"/>
        </w:rPr>
        <w:drawing>
          <wp:anchor distT="0" distB="0" distL="0" distR="0" simplePos="0" relativeHeight="31" behindDoc="0" locked="0" layoutInCell="1" allowOverlap="1" wp14:anchorId="0F914AB2" wp14:editId="53EB45BC">
            <wp:simplePos x="0" y="0"/>
            <wp:positionH relativeFrom="column">
              <wp:align>center</wp:align>
            </wp:positionH>
            <wp:positionV relativeFrom="paragraph">
              <wp:align>top</wp:align>
            </wp:positionV>
            <wp:extent cx="4589145" cy="2311400"/>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3"/>
                    <a:stretch>
                      <a:fillRect/>
                    </a:stretch>
                  </pic:blipFill>
                  <pic:spPr bwMode="auto">
                    <a:xfrm>
                      <a:off x="0" y="0"/>
                      <a:ext cx="4589145" cy="2311400"/>
                    </a:xfrm>
                    <a:prstGeom prst="rect">
                      <a:avLst/>
                    </a:prstGeom>
                    <a:noFill/>
                    <a:ln w="9525">
                      <a:noFill/>
                      <a:miter lim="800000"/>
                      <a:headEnd/>
                      <a:tailEnd/>
                    </a:ln>
                  </pic:spPr>
                </pic:pic>
              </a:graphicData>
            </a:graphic>
          </wp:anchor>
        </w:drawing>
      </w:r>
    </w:p>
    <w:p w14:paraId="0EAA6C95" w14:textId="77777777" w:rsidR="00105912" w:rsidRDefault="00105912">
      <w:pPr>
        <w:pStyle w:val="TextBody"/>
      </w:pPr>
    </w:p>
    <w:p w14:paraId="3B1456C9" w14:textId="77777777" w:rsidR="00105912" w:rsidRDefault="00105912">
      <w:pPr>
        <w:pStyle w:val="TextBody"/>
      </w:pPr>
    </w:p>
    <w:p w14:paraId="165241E0" w14:textId="77777777" w:rsidR="00105912" w:rsidRDefault="00105912">
      <w:pPr>
        <w:pStyle w:val="TextBody"/>
      </w:pPr>
    </w:p>
    <w:p w14:paraId="6CB5F495" w14:textId="77777777" w:rsidR="00105912" w:rsidRDefault="00105912">
      <w:pPr>
        <w:pStyle w:val="TextBody"/>
      </w:pPr>
    </w:p>
    <w:p w14:paraId="1B74D98A" w14:textId="77777777" w:rsidR="00105912" w:rsidRDefault="00105912">
      <w:pPr>
        <w:pStyle w:val="TextBody"/>
      </w:pPr>
    </w:p>
    <w:p w14:paraId="6CCA3BB4" w14:textId="77777777" w:rsidR="00105912" w:rsidRDefault="00105912">
      <w:pPr>
        <w:pStyle w:val="TextBody"/>
      </w:pPr>
    </w:p>
    <w:p w14:paraId="2561478D" w14:textId="77777777" w:rsidR="00105912" w:rsidRDefault="00105912">
      <w:pPr>
        <w:pStyle w:val="TextBody"/>
      </w:pPr>
    </w:p>
    <w:p w14:paraId="2002BA13" w14:textId="77777777" w:rsidR="00105912" w:rsidRDefault="00756F4E">
      <w:pPr>
        <w:pStyle w:val="TextBody"/>
        <w:jc w:val="center"/>
      </w:pPr>
      <w:r>
        <w:t>(Fig.</w:t>
      </w:r>
      <w:r>
        <w:t xml:space="preserve"> 17 Mail Notification)</w:t>
      </w:r>
    </w:p>
    <w:p w14:paraId="23A93A2E" w14:textId="77777777" w:rsidR="00105912" w:rsidRDefault="00105912">
      <w:pPr>
        <w:pStyle w:val="TextBody"/>
      </w:pPr>
    </w:p>
    <w:p w14:paraId="2E29B0EE" w14:textId="77777777" w:rsidR="00105912" w:rsidRDefault="00756F4E">
      <w:pPr>
        <w:pStyle w:val="TextBody"/>
      </w:pPr>
      <w:r>
        <w:t xml:space="preserve">Once that is done (these are required actions), the Orders involved continue to be listed in the Patient's Active Drug Orders table (albeit displayed in a different color) until the </w:t>
      </w:r>
      <w:proofErr w:type="spellStart"/>
      <w:r>
        <w:t>Orderer</w:t>
      </w:r>
      <w:proofErr w:type="spellEnd"/>
      <w:r>
        <w:t xml:space="preserve"> edits, discards/replaces or the Pharmacist</w:t>
      </w:r>
      <w:r>
        <w:t xml:space="preserve"> removes the hold on the regimen. </w:t>
      </w:r>
    </w:p>
    <w:p w14:paraId="10757979" w14:textId="77777777" w:rsidR="00105912" w:rsidRDefault="00756F4E">
      <w:pPr>
        <w:pStyle w:val="TextBody"/>
      </w:pPr>
      <w:r>
        <w:rPr>
          <w:noProof/>
          <w:lang w:eastAsia="en-US" w:bidi="ar-SA"/>
        </w:rPr>
        <w:drawing>
          <wp:anchor distT="0" distB="0" distL="0" distR="0" simplePos="0" relativeHeight="32" behindDoc="0" locked="0" layoutInCell="1" allowOverlap="1" wp14:anchorId="03DF2A8C" wp14:editId="236FE9E5">
            <wp:simplePos x="0" y="0"/>
            <wp:positionH relativeFrom="column">
              <wp:align>center</wp:align>
            </wp:positionH>
            <wp:positionV relativeFrom="paragraph">
              <wp:align>top</wp:align>
            </wp:positionV>
            <wp:extent cx="4585335" cy="2757170"/>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1"/>
                    <a:stretch>
                      <a:fillRect/>
                    </a:stretch>
                  </pic:blipFill>
                  <pic:spPr bwMode="auto">
                    <a:xfrm>
                      <a:off x="0" y="0"/>
                      <a:ext cx="4585335" cy="2757170"/>
                    </a:xfrm>
                    <a:prstGeom prst="rect">
                      <a:avLst/>
                    </a:prstGeom>
                    <a:noFill/>
                    <a:ln w="9525">
                      <a:noFill/>
                      <a:miter lim="800000"/>
                      <a:headEnd/>
                      <a:tailEnd/>
                    </a:ln>
                  </pic:spPr>
                </pic:pic>
              </a:graphicData>
            </a:graphic>
          </wp:anchor>
        </w:drawing>
      </w:r>
    </w:p>
    <w:p w14:paraId="05C1D6BA" w14:textId="77777777" w:rsidR="00105912" w:rsidRDefault="00105912">
      <w:pPr>
        <w:pStyle w:val="TextBody"/>
      </w:pPr>
    </w:p>
    <w:p w14:paraId="785740C9" w14:textId="77777777" w:rsidR="00105912" w:rsidRDefault="00105912">
      <w:pPr>
        <w:pStyle w:val="TextBody"/>
      </w:pPr>
    </w:p>
    <w:p w14:paraId="465D4718" w14:textId="77777777" w:rsidR="00105912" w:rsidRDefault="00105912">
      <w:pPr>
        <w:pStyle w:val="TextBody"/>
      </w:pPr>
    </w:p>
    <w:p w14:paraId="037D491A" w14:textId="77777777" w:rsidR="00105912" w:rsidRDefault="00105912">
      <w:pPr>
        <w:pStyle w:val="TextBody"/>
      </w:pPr>
    </w:p>
    <w:p w14:paraId="786A14B4" w14:textId="77777777" w:rsidR="00105912" w:rsidRDefault="00105912">
      <w:pPr>
        <w:pStyle w:val="TextBody"/>
      </w:pPr>
    </w:p>
    <w:p w14:paraId="18A92851" w14:textId="77777777" w:rsidR="00105912" w:rsidRDefault="00105912">
      <w:pPr>
        <w:pStyle w:val="TextBody"/>
      </w:pPr>
    </w:p>
    <w:p w14:paraId="2C7C66B2" w14:textId="77777777" w:rsidR="00105912" w:rsidRDefault="00105912">
      <w:pPr>
        <w:pStyle w:val="TextBody"/>
      </w:pPr>
    </w:p>
    <w:p w14:paraId="3B7C8824" w14:textId="77777777" w:rsidR="00105912" w:rsidRDefault="00105912">
      <w:pPr>
        <w:pStyle w:val="TextBody"/>
      </w:pPr>
    </w:p>
    <w:p w14:paraId="337F9FE0" w14:textId="77777777" w:rsidR="00105912" w:rsidRDefault="00105912">
      <w:pPr>
        <w:pStyle w:val="TextBody"/>
      </w:pPr>
    </w:p>
    <w:p w14:paraId="42252333" w14:textId="77777777" w:rsidR="00105912" w:rsidRDefault="00756F4E">
      <w:pPr>
        <w:pStyle w:val="TextBody"/>
        <w:jc w:val="center"/>
      </w:pPr>
      <w:r>
        <w:t>(Fig. 18 Drug Order page)</w:t>
      </w:r>
    </w:p>
    <w:p w14:paraId="25C438AA" w14:textId="77777777" w:rsidR="00105912" w:rsidRDefault="00105912">
      <w:pPr>
        <w:pStyle w:val="TextBody"/>
      </w:pPr>
    </w:p>
    <w:p w14:paraId="73BEA321" w14:textId="77777777" w:rsidR="00105912" w:rsidRDefault="00105912">
      <w:pPr>
        <w:pStyle w:val="TextBody"/>
      </w:pPr>
    </w:p>
    <w:p w14:paraId="73850CDD" w14:textId="77777777" w:rsidR="00105912" w:rsidRDefault="00756F4E">
      <w:pPr>
        <w:pStyle w:val="TextBody"/>
      </w:pPr>
      <w:r>
        <w:lastRenderedPageBreak/>
        <w:t>The Orders put on hold are also listed in the 'Hold/Discard' Order table in the Pharmacy homepage.</w:t>
      </w:r>
    </w:p>
    <w:p w14:paraId="524B7F6F" w14:textId="77777777" w:rsidR="00105912" w:rsidRDefault="00756F4E">
      <w:pPr>
        <w:pStyle w:val="TextBody"/>
      </w:pPr>
      <w:r>
        <w:rPr>
          <w:noProof/>
          <w:lang w:eastAsia="en-US" w:bidi="ar-SA"/>
        </w:rPr>
        <w:drawing>
          <wp:anchor distT="0" distB="0" distL="0" distR="0" simplePos="0" relativeHeight="50" behindDoc="0" locked="0" layoutInCell="1" allowOverlap="1" wp14:anchorId="176CB00A" wp14:editId="3FAA2BCD">
            <wp:simplePos x="0" y="0"/>
            <wp:positionH relativeFrom="column">
              <wp:align>center</wp:align>
            </wp:positionH>
            <wp:positionV relativeFrom="paragraph">
              <wp:align>top</wp:align>
            </wp:positionV>
            <wp:extent cx="4302760" cy="2955290"/>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2"/>
                    <a:stretch>
                      <a:fillRect/>
                    </a:stretch>
                  </pic:blipFill>
                  <pic:spPr bwMode="auto">
                    <a:xfrm>
                      <a:off x="0" y="0"/>
                      <a:ext cx="4302760" cy="2955290"/>
                    </a:xfrm>
                    <a:prstGeom prst="rect">
                      <a:avLst/>
                    </a:prstGeom>
                    <a:noFill/>
                    <a:ln w="9525">
                      <a:noFill/>
                      <a:miter lim="800000"/>
                      <a:headEnd/>
                      <a:tailEnd/>
                    </a:ln>
                  </pic:spPr>
                </pic:pic>
              </a:graphicData>
            </a:graphic>
          </wp:anchor>
        </w:drawing>
      </w:r>
    </w:p>
    <w:p w14:paraId="3564969F" w14:textId="77777777" w:rsidR="00105912" w:rsidRDefault="00105912">
      <w:pPr>
        <w:pStyle w:val="TextBody"/>
      </w:pPr>
    </w:p>
    <w:p w14:paraId="6EF32EAC" w14:textId="77777777" w:rsidR="00105912" w:rsidRDefault="00105912">
      <w:pPr>
        <w:pStyle w:val="TextBody"/>
      </w:pPr>
    </w:p>
    <w:p w14:paraId="02525F52" w14:textId="77777777" w:rsidR="00105912" w:rsidRDefault="00105912">
      <w:pPr>
        <w:pStyle w:val="TextBody"/>
      </w:pPr>
    </w:p>
    <w:p w14:paraId="2D1F7062" w14:textId="77777777" w:rsidR="00105912" w:rsidRDefault="00105912">
      <w:pPr>
        <w:pStyle w:val="TextBody"/>
      </w:pPr>
    </w:p>
    <w:p w14:paraId="2A271DCC" w14:textId="77777777" w:rsidR="00105912" w:rsidRDefault="00105912">
      <w:pPr>
        <w:pStyle w:val="TextBody"/>
      </w:pPr>
    </w:p>
    <w:p w14:paraId="39AEDC73" w14:textId="77777777" w:rsidR="00105912" w:rsidRDefault="00105912">
      <w:pPr>
        <w:pStyle w:val="TextBody"/>
      </w:pPr>
    </w:p>
    <w:p w14:paraId="044BEA3E" w14:textId="77777777" w:rsidR="00105912" w:rsidRDefault="00105912">
      <w:pPr>
        <w:pStyle w:val="TextBody"/>
      </w:pPr>
    </w:p>
    <w:p w14:paraId="6F66046B" w14:textId="77777777" w:rsidR="00105912" w:rsidRDefault="00105912">
      <w:pPr>
        <w:pStyle w:val="TextBody"/>
      </w:pPr>
    </w:p>
    <w:p w14:paraId="37C46A0B" w14:textId="77777777" w:rsidR="00105912" w:rsidRDefault="00105912">
      <w:pPr>
        <w:pStyle w:val="TextBody"/>
      </w:pPr>
    </w:p>
    <w:p w14:paraId="0524F480" w14:textId="77777777" w:rsidR="00105912" w:rsidRDefault="00756F4E">
      <w:pPr>
        <w:pStyle w:val="TextBody"/>
        <w:jc w:val="center"/>
      </w:pPr>
      <w:r>
        <w:t>(Fig. 19 Pharmacy homepage)</w:t>
      </w:r>
      <w:r>
        <w:br/>
      </w:r>
    </w:p>
    <w:p w14:paraId="75C4976E" w14:textId="77777777" w:rsidR="00105912" w:rsidRDefault="00756F4E">
      <w:pPr>
        <w:pStyle w:val="Heading2"/>
      </w:pPr>
      <w:bookmarkStart w:id="66" w:name="__RefHeading__988_7574999701"/>
      <w:bookmarkStart w:id="67" w:name="_Toc4754533331"/>
      <w:bookmarkEnd w:id="66"/>
      <w:r>
        <w:t xml:space="preserve">2.6 </w:t>
      </w:r>
      <w:bookmarkEnd w:id="67"/>
      <w:proofErr w:type="spellStart"/>
      <w:r>
        <w:t>Orderer</w:t>
      </w:r>
      <w:proofErr w:type="spellEnd"/>
      <w:r>
        <w:t xml:space="preserve"> discards the </w:t>
      </w:r>
      <w:r>
        <w:t>Order(</w:t>
      </w:r>
      <w:proofErr w:type="spellStart"/>
      <w:r>
        <w:t>s</w:t>
      </w:r>
      <w:proofErr w:type="spellEnd"/>
      <w:r>
        <w:t>) put</w:t>
      </w:r>
      <w:r>
        <w:t xml:space="preserve"> on hold</w:t>
      </w:r>
    </w:p>
    <w:p w14:paraId="11F25B5D" w14:textId="77777777" w:rsidR="00105912" w:rsidRDefault="00756F4E">
      <w:pPr>
        <w:pStyle w:val="TextBody"/>
      </w:pPr>
      <w:r>
        <w:t xml:space="preserve">The </w:t>
      </w:r>
      <w:proofErr w:type="spellStart"/>
      <w:r>
        <w:t>Orderer</w:t>
      </w:r>
      <w:proofErr w:type="spellEnd"/>
      <w:r>
        <w:t xml:space="preserve"> or Physician logs into the Patient's Drug Order page and discontinues the Active Regimen that is put on hold. Then, the Orders that were a part of the discontinued regimen are no longer displayed on the Pharmacy's homepage or the Patie</w:t>
      </w:r>
      <w:r>
        <w:t>nt's Drug Order page.</w:t>
      </w:r>
    </w:p>
    <w:p w14:paraId="19A7B0C4" w14:textId="77777777" w:rsidR="00105912" w:rsidRDefault="00756F4E">
      <w:pPr>
        <w:pStyle w:val="TextBody"/>
      </w:pPr>
      <w:r>
        <w:rPr>
          <w:noProof/>
          <w:lang w:eastAsia="en-US" w:bidi="ar-SA"/>
        </w:rPr>
        <w:drawing>
          <wp:anchor distT="0" distB="0" distL="0" distR="0" simplePos="0" relativeHeight="33" behindDoc="0" locked="0" layoutInCell="1" allowOverlap="1" wp14:anchorId="7E5F2BD7" wp14:editId="2421C52D">
            <wp:simplePos x="0" y="0"/>
            <wp:positionH relativeFrom="column">
              <wp:align>center</wp:align>
            </wp:positionH>
            <wp:positionV relativeFrom="paragraph">
              <wp:align>top</wp:align>
            </wp:positionV>
            <wp:extent cx="4280535" cy="2956560"/>
            <wp:effectExtent l="0" t="0" r="0" b="0"/>
            <wp:wrapSquare wrapText="largest"/>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3"/>
                    <a:stretch>
                      <a:fillRect/>
                    </a:stretch>
                  </pic:blipFill>
                  <pic:spPr bwMode="auto">
                    <a:xfrm>
                      <a:off x="0" y="0"/>
                      <a:ext cx="4280535" cy="2956560"/>
                    </a:xfrm>
                    <a:prstGeom prst="rect">
                      <a:avLst/>
                    </a:prstGeom>
                    <a:noFill/>
                    <a:ln w="9525">
                      <a:noFill/>
                      <a:miter lim="800000"/>
                      <a:headEnd/>
                      <a:tailEnd/>
                    </a:ln>
                  </pic:spPr>
                </pic:pic>
              </a:graphicData>
            </a:graphic>
          </wp:anchor>
        </w:drawing>
      </w:r>
    </w:p>
    <w:p w14:paraId="51350899" w14:textId="77777777" w:rsidR="00105912" w:rsidRDefault="00105912">
      <w:pPr>
        <w:pStyle w:val="TextBody"/>
      </w:pPr>
    </w:p>
    <w:p w14:paraId="7A97B4AA" w14:textId="77777777" w:rsidR="00105912" w:rsidRDefault="00105912">
      <w:pPr>
        <w:pStyle w:val="TextBody"/>
      </w:pPr>
    </w:p>
    <w:p w14:paraId="28FACADB" w14:textId="77777777" w:rsidR="00105912" w:rsidRDefault="00105912">
      <w:pPr>
        <w:pStyle w:val="TextBody"/>
      </w:pPr>
    </w:p>
    <w:p w14:paraId="3844F905" w14:textId="77777777" w:rsidR="00105912" w:rsidRDefault="00105912">
      <w:pPr>
        <w:pStyle w:val="TextBody"/>
      </w:pPr>
    </w:p>
    <w:p w14:paraId="4911F6E7" w14:textId="77777777" w:rsidR="00105912" w:rsidRDefault="00105912">
      <w:pPr>
        <w:pStyle w:val="TextBody"/>
      </w:pPr>
    </w:p>
    <w:p w14:paraId="5139DDB3" w14:textId="77777777" w:rsidR="00105912" w:rsidRDefault="00105912">
      <w:pPr>
        <w:pStyle w:val="TextBody"/>
      </w:pPr>
    </w:p>
    <w:p w14:paraId="33FAF771" w14:textId="77777777" w:rsidR="00105912" w:rsidRDefault="00105912">
      <w:pPr>
        <w:pStyle w:val="TextBody"/>
      </w:pPr>
    </w:p>
    <w:p w14:paraId="3DF3749B" w14:textId="77777777" w:rsidR="00105912" w:rsidRDefault="00105912">
      <w:pPr>
        <w:pStyle w:val="TextBody"/>
      </w:pPr>
    </w:p>
    <w:p w14:paraId="3FCD2DE2" w14:textId="77777777" w:rsidR="00105912" w:rsidRDefault="00105912">
      <w:pPr>
        <w:pStyle w:val="TextBody"/>
      </w:pPr>
    </w:p>
    <w:p w14:paraId="3D660D32" w14:textId="77777777" w:rsidR="00105912" w:rsidRDefault="00756F4E">
      <w:pPr>
        <w:pStyle w:val="TextBody"/>
        <w:jc w:val="center"/>
      </w:pPr>
      <w:r>
        <w:t>(Fig. 20 Discard Orders)</w:t>
      </w:r>
    </w:p>
    <w:p w14:paraId="0F1505B1" w14:textId="77777777" w:rsidR="00105912" w:rsidRDefault="00756F4E">
      <w:pPr>
        <w:pStyle w:val="Heading2"/>
      </w:pPr>
      <w:bookmarkStart w:id="68" w:name="__RefHeading__990_7574999701"/>
      <w:bookmarkEnd w:id="68"/>
      <w:r>
        <w:lastRenderedPageBreak/>
        <w:t xml:space="preserve">2.7 </w:t>
      </w:r>
      <w:proofErr w:type="spellStart"/>
      <w:r>
        <w:t>Orderer</w:t>
      </w:r>
      <w:proofErr w:type="spellEnd"/>
      <w:r>
        <w:t xml:space="preserve"> modifies the Order(</w:t>
      </w:r>
      <w:proofErr w:type="spellStart"/>
      <w:r>
        <w:t>s</w:t>
      </w:r>
      <w:proofErr w:type="spellEnd"/>
      <w:r>
        <w:t>) put on hold</w:t>
      </w:r>
    </w:p>
    <w:p w14:paraId="34881890" w14:textId="77777777" w:rsidR="00105912" w:rsidRDefault="00756F4E">
      <w:pPr>
        <w:pStyle w:val="TextBody"/>
      </w:pPr>
      <w:r>
        <w:t xml:space="preserve">The </w:t>
      </w:r>
      <w:proofErr w:type="spellStart"/>
      <w:r>
        <w:t>Orderer</w:t>
      </w:r>
      <w:proofErr w:type="spellEnd"/>
      <w:r>
        <w:t xml:space="preserve"> or Physician logs into the Patient's Drug Order page and edits the formulation of the drugs, thus replacing some of the </w:t>
      </w:r>
      <w:proofErr w:type="gramStart"/>
      <w:r>
        <w:t>components  to</w:t>
      </w:r>
      <w:proofErr w:type="gramEnd"/>
      <w:r>
        <w:t xml:space="preserve"> </w:t>
      </w:r>
      <w:r>
        <w:t>address the reason why the Order(s) were put on hold.</w:t>
      </w:r>
    </w:p>
    <w:p w14:paraId="64232E2B" w14:textId="77777777" w:rsidR="00105912" w:rsidRDefault="00756F4E">
      <w:pPr>
        <w:pStyle w:val="TextBody"/>
      </w:pPr>
      <w:r>
        <w:rPr>
          <w:noProof/>
          <w:lang w:eastAsia="en-US" w:bidi="ar-SA"/>
        </w:rPr>
        <w:drawing>
          <wp:anchor distT="0" distB="0" distL="0" distR="0" simplePos="0" relativeHeight="34" behindDoc="0" locked="0" layoutInCell="1" allowOverlap="1" wp14:anchorId="3E9622BE" wp14:editId="20BFB33C">
            <wp:simplePos x="0" y="0"/>
            <wp:positionH relativeFrom="column">
              <wp:posOffset>1104900</wp:posOffset>
            </wp:positionH>
            <wp:positionV relativeFrom="paragraph">
              <wp:posOffset>-27305</wp:posOffset>
            </wp:positionV>
            <wp:extent cx="4121150" cy="2920365"/>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4"/>
                    <a:stretch>
                      <a:fillRect/>
                    </a:stretch>
                  </pic:blipFill>
                  <pic:spPr bwMode="auto">
                    <a:xfrm>
                      <a:off x="0" y="0"/>
                      <a:ext cx="4121150" cy="2920365"/>
                    </a:xfrm>
                    <a:prstGeom prst="rect">
                      <a:avLst/>
                    </a:prstGeom>
                    <a:noFill/>
                    <a:ln w="9525">
                      <a:noFill/>
                      <a:miter lim="800000"/>
                      <a:headEnd/>
                      <a:tailEnd/>
                    </a:ln>
                  </pic:spPr>
                </pic:pic>
              </a:graphicData>
            </a:graphic>
          </wp:anchor>
        </w:drawing>
      </w:r>
    </w:p>
    <w:p w14:paraId="34AF0A01" w14:textId="77777777" w:rsidR="00105912" w:rsidRDefault="00105912">
      <w:pPr>
        <w:pStyle w:val="Heading2"/>
      </w:pPr>
    </w:p>
    <w:p w14:paraId="3A1F8ECC" w14:textId="77777777" w:rsidR="00105912" w:rsidRDefault="00105912">
      <w:pPr>
        <w:pStyle w:val="Heading2"/>
      </w:pPr>
    </w:p>
    <w:p w14:paraId="67B5F80E" w14:textId="77777777" w:rsidR="00105912" w:rsidRDefault="00105912">
      <w:pPr>
        <w:pStyle w:val="Heading2"/>
      </w:pPr>
    </w:p>
    <w:p w14:paraId="4AFA2A05" w14:textId="77777777" w:rsidR="00105912" w:rsidRDefault="00105912">
      <w:pPr>
        <w:pStyle w:val="Heading2"/>
      </w:pPr>
    </w:p>
    <w:p w14:paraId="7A2AE219" w14:textId="77777777" w:rsidR="00105912" w:rsidRDefault="00105912">
      <w:pPr>
        <w:pStyle w:val="Heading2"/>
      </w:pPr>
    </w:p>
    <w:p w14:paraId="5A30C294" w14:textId="77777777" w:rsidR="00105912" w:rsidRDefault="00105912">
      <w:pPr>
        <w:pStyle w:val="Heading2"/>
      </w:pPr>
    </w:p>
    <w:p w14:paraId="1BA59E61" w14:textId="77777777" w:rsidR="00105912" w:rsidRDefault="00105912">
      <w:pPr>
        <w:pStyle w:val="TextBody"/>
        <w:jc w:val="center"/>
      </w:pPr>
    </w:p>
    <w:p w14:paraId="3BB9B752" w14:textId="77777777" w:rsidR="00105912" w:rsidRDefault="00756F4E">
      <w:pPr>
        <w:pStyle w:val="TextBody"/>
        <w:jc w:val="center"/>
      </w:pPr>
      <w:r>
        <w:br/>
        <w:t xml:space="preserve">(Fig. </w:t>
      </w:r>
      <w:commentRangeStart w:id="69"/>
      <w:r>
        <w:t>21 Edit Orders</w:t>
      </w:r>
      <w:commentRangeEnd w:id="69"/>
      <w:r>
        <w:commentReference w:id="69"/>
      </w:r>
      <w:r>
        <w:commentReference w:id="70"/>
      </w:r>
      <w:r>
        <w:t>)</w:t>
      </w:r>
    </w:p>
    <w:p w14:paraId="5EBA9496" w14:textId="77777777" w:rsidR="00105912" w:rsidRDefault="00756F4E">
      <w:pPr>
        <w:pStyle w:val="TextBody"/>
      </w:pPr>
      <w:r>
        <w:t xml:space="preserve">Alternatively, the </w:t>
      </w:r>
      <w:proofErr w:type="spellStart"/>
      <w:r>
        <w:t>Orderer</w:t>
      </w:r>
      <w:proofErr w:type="spellEnd"/>
      <w:r>
        <w:t xml:space="preserve"> will provide comments to the Pharmacist in the 'Instructions from Physician for Pharmacist' field to address the reason why the Order was</w:t>
      </w:r>
      <w:r>
        <w:t xml:space="preserve"> put on hold.</w:t>
      </w:r>
    </w:p>
    <w:p w14:paraId="36E3297E" w14:textId="77777777" w:rsidR="00105912" w:rsidRDefault="00756F4E">
      <w:pPr>
        <w:pStyle w:val="TextBody"/>
      </w:pPr>
      <w:r>
        <w:rPr>
          <w:noProof/>
          <w:lang w:eastAsia="en-US" w:bidi="ar-SA"/>
        </w:rPr>
        <w:drawing>
          <wp:anchor distT="0" distB="0" distL="0" distR="0" simplePos="0" relativeHeight="35" behindDoc="0" locked="0" layoutInCell="1" allowOverlap="1" wp14:anchorId="754BC0F6" wp14:editId="76369819">
            <wp:simplePos x="0" y="0"/>
            <wp:positionH relativeFrom="column">
              <wp:align>center</wp:align>
            </wp:positionH>
            <wp:positionV relativeFrom="paragraph">
              <wp:align>top</wp:align>
            </wp:positionV>
            <wp:extent cx="4440555" cy="3065780"/>
            <wp:effectExtent l="0" t="0" r="0" b="0"/>
            <wp:wrapSquare wrapText="largest"/>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5"/>
                    <a:stretch>
                      <a:fillRect/>
                    </a:stretch>
                  </pic:blipFill>
                  <pic:spPr bwMode="auto">
                    <a:xfrm>
                      <a:off x="0" y="0"/>
                      <a:ext cx="4440555" cy="3065780"/>
                    </a:xfrm>
                    <a:prstGeom prst="rect">
                      <a:avLst/>
                    </a:prstGeom>
                    <a:noFill/>
                    <a:ln w="9525">
                      <a:noFill/>
                      <a:miter lim="800000"/>
                      <a:headEnd/>
                      <a:tailEnd/>
                    </a:ln>
                  </pic:spPr>
                </pic:pic>
              </a:graphicData>
            </a:graphic>
          </wp:anchor>
        </w:drawing>
      </w:r>
    </w:p>
    <w:p w14:paraId="43BB88EF" w14:textId="77777777" w:rsidR="00105912" w:rsidRDefault="00105912">
      <w:pPr>
        <w:pStyle w:val="TextBody"/>
      </w:pPr>
    </w:p>
    <w:p w14:paraId="0C812194" w14:textId="77777777" w:rsidR="00105912" w:rsidRDefault="00105912">
      <w:pPr>
        <w:pStyle w:val="TextBody"/>
      </w:pPr>
    </w:p>
    <w:p w14:paraId="50F1DBB1" w14:textId="77777777" w:rsidR="00105912" w:rsidRDefault="00105912">
      <w:pPr>
        <w:pStyle w:val="TextBody"/>
      </w:pPr>
    </w:p>
    <w:p w14:paraId="69860697" w14:textId="77777777" w:rsidR="00105912" w:rsidRDefault="00105912">
      <w:pPr>
        <w:pStyle w:val="TextBody"/>
      </w:pPr>
    </w:p>
    <w:p w14:paraId="55B7C145" w14:textId="77777777" w:rsidR="00105912" w:rsidRDefault="00105912">
      <w:pPr>
        <w:pStyle w:val="TextBody"/>
      </w:pPr>
    </w:p>
    <w:p w14:paraId="057E5BEC" w14:textId="77777777" w:rsidR="00105912" w:rsidRDefault="00105912">
      <w:pPr>
        <w:pStyle w:val="TextBody"/>
      </w:pPr>
    </w:p>
    <w:p w14:paraId="5B9916C5" w14:textId="77777777" w:rsidR="00105912" w:rsidRDefault="00105912">
      <w:pPr>
        <w:pStyle w:val="TextBody"/>
      </w:pPr>
    </w:p>
    <w:p w14:paraId="1B0B5996" w14:textId="77777777" w:rsidR="00105912" w:rsidRDefault="00105912">
      <w:pPr>
        <w:pStyle w:val="TextBody"/>
      </w:pPr>
    </w:p>
    <w:p w14:paraId="1D78970D" w14:textId="77777777" w:rsidR="00105912" w:rsidRDefault="00105912">
      <w:pPr>
        <w:pStyle w:val="TextBody"/>
      </w:pPr>
    </w:p>
    <w:p w14:paraId="3647931B" w14:textId="77777777" w:rsidR="00105912" w:rsidRDefault="00105912">
      <w:pPr>
        <w:pStyle w:val="TextBody"/>
      </w:pPr>
    </w:p>
    <w:p w14:paraId="72E3544A" w14:textId="77777777" w:rsidR="00105912" w:rsidRDefault="00756F4E">
      <w:pPr>
        <w:pStyle w:val="TextBody"/>
        <w:jc w:val="center"/>
      </w:pPr>
      <w:r>
        <w:t>(Fig. 22 Edit Orders)</w:t>
      </w:r>
    </w:p>
    <w:p w14:paraId="162580CA" w14:textId="77777777" w:rsidR="00105912" w:rsidRDefault="00756F4E">
      <w:pPr>
        <w:pStyle w:val="TextBody"/>
      </w:pPr>
      <w:r>
        <w:lastRenderedPageBreak/>
        <w:t>In this section, we will view the snapshots of the screens where the Pharmacist puts on hold some Orders in the Regimen/Medication Plan and removes the hold (without Physician's intervention).</w:t>
      </w:r>
    </w:p>
    <w:p w14:paraId="37CA7A0F" w14:textId="77777777" w:rsidR="00105912" w:rsidRDefault="00756F4E">
      <w:pPr>
        <w:pStyle w:val="Heading2"/>
      </w:pPr>
      <w:bookmarkStart w:id="71" w:name="__RefHeading__1311_1928123875"/>
      <w:bookmarkStart w:id="72" w:name="_Toc4754533361"/>
      <w:bookmarkEnd w:id="71"/>
      <w:r>
        <w:t>2.</w:t>
      </w:r>
      <w:bookmarkEnd w:id="72"/>
      <w:r>
        <w:t xml:space="preserve">8 Pharmacist </w:t>
      </w:r>
      <w:r>
        <w:t>removes the hold on the Order</w:t>
      </w:r>
      <w:r>
        <w:t>(s)</w:t>
      </w:r>
    </w:p>
    <w:p w14:paraId="6DB95F86" w14:textId="77777777" w:rsidR="00105912" w:rsidRDefault="00756F4E">
      <w:pPr>
        <w:pStyle w:val="TextBody"/>
        <w:rPr>
          <w:iCs/>
        </w:rPr>
      </w:pPr>
      <w:r>
        <w:rPr>
          <w:iCs/>
        </w:rPr>
        <w:t xml:space="preserve">The Orders put on hold are listed in the 'Hold/Discard' Order table in the Pharmacy homepage. When the Pharmacist logs into the system, he/she will be able to view the list of individual/group/regimen Orders that are </w:t>
      </w:r>
      <w:r>
        <w:rPr>
          <w:iCs/>
        </w:rPr>
        <w:t xml:space="preserve">placed on hold. Consider the </w:t>
      </w:r>
      <w:proofErr w:type="spellStart"/>
      <w:r>
        <w:rPr>
          <w:iCs/>
        </w:rPr>
        <w:t>isituation</w:t>
      </w:r>
      <w:proofErr w:type="spellEnd"/>
      <w:r>
        <w:rPr>
          <w:iCs/>
        </w:rPr>
        <w:t xml:space="preserve"> where one of the Orders placed as a part of a Regimen is put on hold due to the drug not being immediately available. </w:t>
      </w:r>
      <w:r>
        <w:rPr>
          <w:iCs/>
        </w:rPr>
        <w:t xml:space="preserve">In this case, the Pharmacist would not send out an email to the </w:t>
      </w:r>
      <w:proofErr w:type="spellStart"/>
      <w:r>
        <w:rPr>
          <w:iCs/>
        </w:rPr>
        <w:t>Orderer</w:t>
      </w:r>
      <w:proofErr w:type="spellEnd"/>
      <w:r>
        <w:rPr>
          <w:iCs/>
        </w:rPr>
        <w:t xml:space="preserve"> (unless the </w:t>
      </w:r>
      <w:proofErr w:type="spellStart"/>
      <w:r>
        <w:rPr>
          <w:iCs/>
        </w:rPr>
        <w:t>Orderer</w:t>
      </w:r>
      <w:proofErr w:type="spellEnd"/>
      <w:r>
        <w:rPr>
          <w:iCs/>
        </w:rPr>
        <w:t xml:space="preserve"> ha</w:t>
      </w:r>
      <w:r>
        <w:rPr>
          <w:iCs/>
        </w:rPr>
        <w:t>s re</w:t>
      </w:r>
      <w:r>
        <w:rPr>
          <w:iCs/>
        </w:rPr>
        <w:t>quested to be notified).</w:t>
      </w:r>
    </w:p>
    <w:p w14:paraId="7B927BDB" w14:textId="77777777" w:rsidR="00105912" w:rsidRDefault="00756F4E">
      <w:pPr>
        <w:pStyle w:val="TextBody"/>
      </w:pPr>
      <w:r>
        <w:rPr>
          <w:noProof/>
          <w:lang w:eastAsia="en-US" w:bidi="ar-SA"/>
        </w:rPr>
        <w:drawing>
          <wp:anchor distT="0" distB="0" distL="0" distR="0" simplePos="0" relativeHeight="51" behindDoc="0" locked="0" layoutInCell="1" allowOverlap="1" wp14:anchorId="2775E54E" wp14:editId="70EA9C4D">
            <wp:simplePos x="0" y="0"/>
            <wp:positionH relativeFrom="column">
              <wp:align>center</wp:align>
            </wp:positionH>
            <wp:positionV relativeFrom="paragraph">
              <wp:align>top</wp:align>
            </wp:positionV>
            <wp:extent cx="4461510" cy="2944495"/>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2"/>
                    <a:stretch>
                      <a:fillRect/>
                    </a:stretch>
                  </pic:blipFill>
                  <pic:spPr bwMode="auto">
                    <a:xfrm>
                      <a:off x="0" y="0"/>
                      <a:ext cx="4461510" cy="2944495"/>
                    </a:xfrm>
                    <a:prstGeom prst="rect">
                      <a:avLst/>
                    </a:prstGeom>
                    <a:noFill/>
                    <a:ln w="9525">
                      <a:noFill/>
                      <a:miter lim="800000"/>
                      <a:headEnd/>
                      <a:tailEnd/>
                    </a:ln>
                  </pic:spPr>
                </pic:pic>
              </a:graphicData>
            </a:graphic>
          </wp:anchor>
        </w:drawing>
      </w:r>
    </w:p>
    <w:p w14:paraId="3DA67B37" w14:textId="77777777" w:rsidR="00105912" w:rsidRDefault="00105912">
      <w:pPr>
        <w:pStyle w:val="TextBody"/>
      </w:pPr>
    </w:p>
    <w:p w14:paraId="36D1D428" w14:textId="77777777" w:rsidR="00105912" w:rsidRDefault="00105912">
      <w:pPr>
        <w:pStyle w:val="TextBody"/>
      </w:pPr>
    </w:p>
    <w:p w14:paraId="2AC4E0F1" w14:textId="77777777" w:rsidR="00105912" w:rsidRDefault="00105912">
      <w:pPr>
        <w:pStyle w:val="TextBody"/>
      </w:pPr>
    </w:p>
    <w:p w14:paraId="5DF6524B" w14:textId="77777777" w:rsidR="00105912" w:rsidRDefault="00105912">
      <w:pPr>
        <w:pStyle w:val="TextBody"/>
      </w:pPr>
    </w:p>
    <w:p w14:paraId="4DBFF1CB" w14:textId="77777777" w:rsidR="00105912" w:rsidRDefault="00105912">
      <w:pPr>
        <w:pStyle w:val="TextBody"/>
      </w:pPr>
    </w:p>
    <w:p w14:paraId="57ABDDD3" w14:textId="77777777" w:rsidR="00105912" w:rsidRDefault="00105912">
      <w:pPr>
        <w:pStyle w:val="TextBody"/>
      </w:pPr>
    </w:p>
    <w:p w14:paraId="7769C2C3" w14:textId="77777777" w:rsidR="00105912" w:rsidRDefault="00105912">
      <w:pPr>
        <w:pStyle w:val="TextBody"/>
      </w:pPr>
    </w:p>
    <w:p w14:paraId="2F61AE40" w14:textId="77777777" w:rsidR="00105912" w:rsidRDefault="00105912">
      <w:pPr>
        <w:pStyle w:val="TextBody"/>
      </w:pPr>
    </w:p>
    <w:p w14:paraId="51668705" w14:textId="77777777" w:rsidR="00105912" w:rsidRDefault="00105912">
      <w:pPr>
        <w:pStyle w:val="TextBody"/>
      </w:pPr>
    </w:p>
    <w:p w14:paraId="6556A660" w14:textId="77777777" w:rsidR="00105912" w:rsidRDefault="00756F4E">
      <w:pPr>
        <w:pStyle w:val="TextBody"/>
        <w:jc w:val="center"/>
      </w:pPr>
      <w:bookmarkStart w:id="73" w:name="__DdeLink__1073_2090027316"/>
      <w:r>
        <w:t>(Fig. 23 Pharmacy homepage</w:t>
      </w:r>
      <w:bookmarkEnd w:id="73"/>
      <w:r>
        <w:t>)</w:t>
      </w:r>
    </w:p>
    <w:p w14:paraId="4839AFBA" w14:textId="77777777" w:rsidR="00105912" w:rsidRDefault="00105912">
      <w:pPr>
        <w:pStyle w:val="TextBody"/>
        <w:jc w:val="center"/>
      </w:pPr>
    </w:p>
    <w:p w14:paraId="68176043" w14:textId="77777777" w:rsidR="00105912" w:rsidRDefault="00756F4E">
      <w:pPr>
        <w:pStyle w:val="TextBody"/>
      </w:pPr>
      <w:r>
        <w:t xml:space="preserve">Once the Pharmacist is assured that the Orders that were placed on hold earlier, can be dispatched now, he/she logs into the Pharmacy homepage </w:t>
      </w:r>
      <w:r>
        <w:t>check-marks the check-box corresponding to the O</w:t>
      </w:r>
      <w:r>
        <w:t>rder(</w:t>
      </w:r>
      <w:proofErr w:type="spellStart"/>
      <w:r>
        <w:t>s</w:t>
      </w:r>
      <w:proofErr w:type="spellEnd"/>
      <w:r>
        <w:t>) on hold and then clicks the 'Remove Hold' button</w:t>
      </w:r>
      <w:r>
        <w:t xml:space="preserve">. This will open a prompt </w:t>
      </w:r>
      <w:r>
        <w:t>asking the Physician to confirm if he/she wants the hold on the Order(s) to be removed.</w:t>
      </w:r>
    </w:p>
    <w:p w14:paraId="63D4E78B" w14:textId="77777777" w:rsidR="00105912" w:rsidRDefault="00756F4E">
      <w:pPr>
        <w:pStyle w:val="TextBody"/>
      </w:pPr>
      <w:r>
        <w:rPr>
          <w:noProof/>
          <w:lang w:eastAsia="en-US" w:bidi="ar-SA"/>
        </w:rPr>
        <w:drawing>
          <wp:anchor distT="0" distB="0" distL="0" distR="0" simplePos="0" relativeHeight="27" behindDoc="0" locked="0" layoutInCell="1" allowOverlap="1" wp14:anchorId="737B344D" wp14:editId="58925167">
            <wp:simplePos x="0" y="0"/>
            <wp:positionH relativeFrom="column">
              <wp:align>center</wp:align>
            </wp:positionH>
            <wp:positionV relativeFrom="paragraph">
              <wp:align>top</wp:align>
            </wp:positionV>
            <wp:extent cx="2212975" cy="822960"/>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19"/>
                    <a:stretch>
                      <a:fillRect/>
                    </a:stretch>
                  </pic:blipFill>
                  <pic:spPr bwMode="auto">
                    <a:xfrm>
                      <a:off x="0" y="0"/>
                      <a:ext cx="2212975" cy="822960"/>
                    </a:xfrm>
                    <a:prstGeom prst="rect">
                      <a:avLst/>
                    </a:prstGeom>
                    <a:noFill/>
                    <a:ln w="9525">
                      <a:noFill/>
                      <a:miter lim="800000"/>
                      <a:headEnd/>
                      <a:tailEnd/>
                    </a:ln>
                  </pic:spPr>
                </pic:pic>
              </a:graphicData>
            </a:graphic>
          </wp:anchor>
        </w:drawing>
      </w:r>
    </w:p>
    <w:p w14:paraId="79C3AD56" w14:textId="77777777" w:rsidR="00105912" w:rsidRDefault="00105912">
      <w:pPr>
        <w:pStyle w:val="TextBody"/>
      </w:pPr>
    </w:p>
    <w:p w14:paraId="62DDC762" w14:textId="77777777" w:rsidR="00105912" w:rsidRDefault="00105912">
      <w:pPr>
        <w:pStyle w:val="TextBody"/>
      </w:pPr>
    </w:p>
    <w:p w14:paraId="7136E047" w14:textId="77777777" w:rsidR="00105912" w:rsidRDefault="00756F4E">
      <w:pPr>
        <w:pStyle w:val="TextBody"/>
        <w:jc w:val="center"/>
      </w:pPr>
      <w:r>
        <w:t>(Fig. 24 Hold removal confirmation)</w:t>
      </w:r>
    </w:p>
    <w:p w14:paraId="6146F04A" w14:textId="77777777" w:rsidR="00105912" w:rsidRDefault="00105912">
      <w:pPr>
        <w:pStyle w:val="TextBody"/>
      </w:pPr>
    </w:p>
    <w:p w14:paraId="797D2151" w14:textId="77777777" w:rsidR="00105912" w:rsidRDefault="00105912">
      <w:pPr>
        <w:pStyle w:val="TextBody"/>
      </w:pPr>
    </w:p>
    <w:p w14:paraId="507429D8" w14:textId="77777777" w:rsidR="00105912" w:rsidRDefault="00756F4E">
      <w:pPr>
        <w:pStyle w:val="TextBody"/>
      </w:pPr>
      <w:r>
        <w:lastRenderedPageBreak/>
        <w:t xml:space="preserve">Once the Pharmacist clicks the 'Confirm' </w:t>
      </w:r>
      <w:r>
        <w:t>button, the hold on the select</w:t>
      </w:r>
      <w:r>
        <w:t xml:space="preserve">ed Order(s) are removed. </w:t>
      </w:r>
      <w:r>
        <w:t>The Order(</w:t>
      </w:r>
      <w:proofErr w:type="spellStart"/>
      <w:r>
        <w:t>s</w:t>
      </w:r>
      <w:proofErr w:type="spellEnd"/>
      <w:r>
        <w:t xml:space="preserve">) on hold are no longer </w:t>
      </w:r>
      <w:r>
        <w:t>displayed in the Hold/Discard table in the Pharmacy homepage.</w:t>
      </w:r>
    </w:p>
    <w:p w14:paraId="13762268" w14:textId="77777777" w:rsidR="00105912" w:rsidRDefault="00756F4E">
      <w:pPr>
        <w:pStyle w:val="TextBody"/>
      </w:pPr>
      <w:r>
        <w:rPr>
          <w:noProof/>
          <w:lang w:eastAsia="en-US" w:bidi="ar-SA"/>
        </w:rPr>
        <w:drawing>
          <wp:anchor distT="0" distB="0" distL="0" distR="0" simplePos="0" relativeHeight="52" behindDoc="0" locked="0" layoutInCell="1" allowOverlap="1" wp14:anchorId="0049B7C3" wp14:editId="271B5110">
            <wp:simplePos x="0" y="0"/>
            <wp:positionH relativeFrom="column">
              <wp:align>center</wp:align>
            </wp:positionH>
            <wp:positionV relativeFrom="paragraph">
              <wp:align>top</wp:align>
            </wp:positionV>
            <wp:extent cx="4471670" cy="3134360"/>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26"/>
                    <a:stretch>
                      <a:fillRect/>
                    </a:stretch>
                  </pic:blipFill>
                  <pic:spPr bwMode="auto">
                    <a:xfrm>
                      <a:off x="0" y="0"/>
                      <a:ext cx="4471670" cy="3134360"/>
                    </a:xfrm>
                    <a:prstGeom prst="rect">
                      <a:avLst/>
                    </a:prstGeom>
                    <a:noFill/>
                    <a:ln w="9525">
                      <a:noFill/>
                      <a:miter lim="800000"/>
                      <a:headEnd/>
                      <a:tailEnd/>
                    </a:ln>
                  </pic:spPr>
                </pic:pic>
              </a:graphicData>
            </a:graphic>
          </wp:anchor>
        </w:drawing>
      </w:r>
    </w:p>
    <w:p w14:paraId="3612A894" w14:textId="77777777" w:rsidR="00105912" w:rsidRDefault="00105912">
      <w:pPr>
        <w:pStyle w:val="TextBody"/>
      </w:pPr>
    </w:p>
    <w:p w14:paraId="04DA0378" w14:textId="77777777" w:rsidR="00105912" w:rsidRDefault="00105912">
      <w:pPr>
        <w:pStyle w:val="TextBody"/>
      </w:pPr>
    </w:p>
    <w:p w14:paraId="3AC3D3EF" w14:textId="77777777" w:rsidR="00105912" w:rsidRDefault="00105912">
      <w:pPr>
        <w:pStyle w:val="TextBody"/>
      </w:pPr>
    </w:p>
    <w:p w14:paraId="05A63A4A" w14:textId="77777777" w:rsidR="00105912" w:rsidRDefault="00105912">
      <w:pPr>
        <w:pStyle w:val="TextBody"/>
      </w:pPr>
    </w:p>
    <w:p w14:paraId="5516E0C7" w14:textId="77777777" w:rsidR="00105912" w:rsidRDefault="00105912">
      <w:pPr>
        <w:pStyle w:val="TextBody"/>
      </w:pPr>
    </w:p>
    <w:p w14:paraId="69BA1F76" w14:textId="77777777" w:rsidR="00105912" w:rsidRDefault="00105912">
      <w:pPr>
        <w:pStyle w:val="TextBody"/>
      </w:pPr>
    </w:p>
    <w:p w14:paraId="2455E4A9" w14:textId="77777777" w:rsidR="00105912" w:rsidRDefault="00105912">
      <w:pPr>
        <w:pStyle w:val="TextBody"/>
      </w:pPr>
    </w:p>
    <w:p w14:paraId="0E31E55D" w14:textId="77777777" w:rsidR="00105912" w:rsidRDefault="00105912">
      <w:pPr>
        <w:pStyle w:val="TextBody"/>
      </w:pPr>
    </w:p>
    <w:p w14:paraId="2B38DC94" w14:textId="77777777" w:rsidR="00105912" w:rsidRDefault="00105912">
      <w:pPr>
        <w:pStyle w:val="TextBody"/>
      </w:pPr>
    </w:p>
    <w:p w14:paraId="3F72F1A8" w14:textId="77777777" w:rsidR="00105912" w:rsidRDefault="00105912">
      <w:pPr>
        <w:pStyle w:val="TextBody"/>
      </w:pPr>
    </w:p>
    <w:p w14:paraId="37AD9658" w14:textId="77777777" w:rsidR="00105912" w:rsidRDefault="00756F4E">
      <w:pPr>
        <w:pStyle w:val="TextBody"/>
        <w:jc w:val="center"/>
      </w:pPr>
      <w:r>
        <w:t>(Fig. 25 Hold removed)</w:t>
      </w:r>
    </w:p>
    <w:p w14:paraId="196D7F6B" w14:textId="77777777" w:rsidR="00105912" w:rsidRDefault="00105912">
      <w:pPr>
        <w:pStyle w:val="TextBody"/>
      </w:pPr>
    </w:p>
    <w:p w14:paraId="18BDF05C" w14:textId="77777777" w:rsidR="00105912" w:rsidRDefault="00105912">
      <w:pPr>
        <w:pStyle w:val="TextBody"/>
      </w:pPr>
    </w:p>
    <w:p w14:paraId="49BAADA6" w14:textId="77777777" w:rsidR="00105912" w:rsidRDefault="00105912">
      <w:pPr>
        <w:pStyle w:val="TextBody"/>
      </w:pPr>
    </w:p>
    <w:p w14:paraId="19A483F0" w14:textId="77777777" w:rsidR="00105912" w:rsidRDefault="00105912">
      <w:pPr>
        <w:pStyle w:val="TextBody"/>
      </w:pPr>
    </w:p>
    <w:p w14:paraId="57663E5E" w14:textId="77777777" w:rsidR="00105912" w:rsidRDefault="00105912">
      <w:pPr>
        <w:pStyle w:val="TextBody"/>
      </w:pPr>
    </w:p>
    <w:p w14:paraId="08736E20" w14:textId="77777777" w:rsidR="00105912" w:rsidRDefault="00105912">
      <w:pPr>
        <w:pStyle w:val="TextBody"/>
      </w:pPr>
    </w:p>
    <w:p w14:paraId="4F546A29" w14:textId="77777777" w:rsidR="00105912" w:rsidRDefault="00105912">
      <w:pPr>
        <w:pStyle w:val="TextBody"/>
      </w:pPr>
    </w:p>
    <w:p w14:paraId="74798AFF" w14:textId="77777777" w:rsidR="00105912" w:rsidRDefault="00105912">
      <w:pPr>
        <w:pStyle w:val="TextBody"/>
      </w:pPr>
    </w:p>
    <w:p w14:paraId="75D64C40" w14:textId="77777777" w:rsidR="00105912" w:rsidRDefault="00105912">
      <w:pPr>
        <w:pStyle w:val="TextBody"/>
      </w:pPr>
    </w:p>
    <w:p w14:paraId="39381794" w14:textId="77777777" w:rsidR="00105912" w:rsidRDefault="00105912">
      <w:pPr>
        <w:pStyle w:val="TextBody"/>
      </w:pPr>
    </w:p>
    <w:p w14:paraId="37ED6AFF" w14:textId="77777777" w:rsidR="00105912" w:rsidRDefault="00105912">
      <w:pPr>
        <w:pStyle w:val="TextBody"/>
      </w:pPr>
    </w:p>
    <w:p w14:paraId="2A2E977F" w14:textId="77777777" w:rsidR="00105912" w:rsidRDefault="00105912">
      <w:pPr>
        <w:pStyle w:val="TextBody"/>
      </w:pPr>
    </w:p>
    <w:p w14:paraId="5876BB53" w14:textId="77777777" w:rsidR="00105912" w:rsidRDefault="00105912">
      <w:pPr>
        <w:pStyle w:val="TextBody"/>
      </w:pPr>
    </w:p>
    <w:p w14:paraId="5DFD5756" w14:textId="77777777" w:rsidR="00105912" w:rsidRDefault="00105912">
      <w:pPr>
        <w:pStyle w:val="TextBody"/>
      </w:pPr>
    </w:p>
    <w:p w14:paraId="5B0C6591" w14:textId="77777777" w:rsidR="00105912" w:rsidRDefault="00756F4E">
      <w:pPr>
        <w:pStyle w:val="TextBody"/>
      </w:pPr>
      <w:r>
        <w:lastRenderedPageBreak/>
        <w:t xml:space="preserve">In this section, we will view the snapshots of the </w:t>
      </w:r>
      <w:r>
        <w:t>screens where the Pharmacist puts on hold all Orders in an Order Group.</w:t>
      </w:r>
    </w:p>
    <w:p w14:paraId="05A15807" w14:textId="77777777" w:rsidR="00105912" w:rsidRDefault="00756F4E">
      <w:pPr>
        <w:pStyle w:val="Heading2"/>
      </w:pPr>
      <w:bookmarkStart w:id="74" w:name="__RefHeading__996_757499970"/>
      <w:bookmarkStart w:id="75" w:name="_Toc475453337"/>
      <w:bookmarkEnd w:id="74"/>
      <w:r>
        <w:t xml:space="preserve">2.9 </w:t>
      </w:r>
      <w:bookmarkEnd w:id="75"/>
      <w:r>
        <w:t>Put Order(s) in a Group On-Hold</w:t>
      </w:r>
    </w:p>
    <w:p w14:paraId="19BAAAAF" w14:textId="77777777" w:rsidR="00105912" w:rsidRDefault="00756F4E">
      <w:pPr>
        <w:pStyle w:val="TextBody"/>
      </w:pPr>
      <w:r>
        <w:t xml:space="preserve">Consider another scenario where patient Betty Johnson walks into the Pharmacy to collect drugs Morphine and </w:t>
      </w:r>
      <w:proofErr w:type="spellStart"/>
      <w:r>
        <w:t>Crocin</w:t>
      </w:r>
      <w:proofErr w:type="spellEnd"/>
      <w:r>
        <w:t xml:space="preserve"> that were ordered together as a g</w:t>
      </w:r>
      <w:r>
        <w:t>roup. The Pharmacist John Watson searches for the Patient by his/her name. This displays the list of Patients named Betty Johnson. Using the D.O.B. and address as reference, the Pharmacist determines the correct row for the patient present.</w:t>
      </w:r>
    </w:p>
    <w:p w14:paraId="2932C083" w14:textId="77777777" w:rsidR="00105912" w:rsidRDefault="00756F4E">
      <w:pPr>
        <w:pStyle w:val="TextBody"/>
      </w:pPr>
      <w:r>
        <w:rPr>
          <w:noProof/>
          <w:lang w:eastAsia="en-US" w:bidi="ar-SA"/>
        </w:rPr>
        <w:drawing>
          <wp:anchor distT="0" distB="0" distL="0" distR="0" simplePos="0" relativeHeight="61" behindDoc="0" locked="0" layoutInCell="1" allowOverlap="1" wp14:anchorId="5E01A682" wp14:editId="005DAD56">
            <wp:simplePos x="0" y="0"/>
            <wp:positionH relativeFrom="column">
              <wp:align>center</wp:align>
            </wp:positionH>
            <wp:positionV relativeFrom="paragraph">
              <wp:align>top</wp:align>
            </wp:positionV>
            <wp:extent cx="3962400" cy="2385060"/>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9"/>
                    <a:stretch>
                      <a:fillRect/>
                    </a:stretch>
                  </pic:blipFill>
                  <pic:spPr bwMode="auto">
                    <a:xfrm>
                      <a:off x="0" y="0"/>
                      <a:ext cx="3962400" cy="2385060"/>
                    </a:xfrm>
                    <a:prstGeom prst="rect">
                      <a:avLst/>
                    </a:prstGeom>
                    <a:noFill/>
                    <a:ln w="9525">
                      <a:noFill/>
                      <a:miter lim="800000"/>
                      <a:headEnd/>
                      <a:tailEnd/>
                    </a:ln>
                  </pic:spPr>
                </pic:pic>
              </a:graphicData>
            </a:graphic>
          </wp:anchor>
        </w:drawing>
      </w:r>
    </w:p>
    <w:p w14:paraId="1B101944" w14:textId="77777777" w:rsidR="00105912" w:rsidRDefault="00105912">
      <w:pPr>
        <w:pStyle w:val="TextBody"/>
      </w:pPr>
    </w:p>
    <w:p w14:paraId="53A5F79B" w14:textId="77777777" w:rsidR="00105912" w:rsidRDefault="00105912">
      <w:pPr>
        <w:pStyle w:val="TextBody"/>
      </w:pPr>
    </w:p>
    <w:p w14:paraId="2118CE1A" w14:textId="77777777" w:rsidR="00105912" w:rsidRDefault="00105912">
      <w:pPr>
        <w:pStyle w:val="TextBody"/>
      </w:pPr>
    </w:p>
    <w:p w14:paraId="4FA77849" w14:textId="77777777" w:rsidR="00105912" w:rsidRDefault="00105912">
      <w:pPr>
        <w:pStyle w:val="TextBody"/>
      </w:pPr>
    </w:p>
    <w:p w14:paraId="66BE753D" w14:textId="77777777" w:rsidR="00105912" w:rsidRDefault="00105912">
      <w:pPr>
        <w:pStyle w:val="TextBody"/>
      </w:pPr>
    </w:p>
    <w:p w14:paraId="33A49481" w14:textId="77777777" w:rsidR="00105912" w:rsidRDefault="00105912">
      <w:pPr>
        <w:pStyle w:val="TextBody"/>
      </w:pPr>
    </w:p>
    <w:p w14:paraId="4BE1EF8E" w14:textId="77777777" w:rsidR="00105912" w:rsidRDefault="00105912">
      <w:pPr>
        <w:pStyle w:val="TextBody"/>
        <w:jc w:val="center"/>
      </w:pPr>
    </w:p>
    <w:p w14:paraId="35AFFA7F" w14:textId="77777777" w:rsidR="00105912" w:rsidRDefault="00756F4E">
      <w:pPr>
        <w:pStyle w:val="TextBody"/>
        <w:jc w:val="center"/>
      </w:pPr>
      <w:r>
        <w:t xml:space="preserve">(Fig. </w:t>
      </w:r>
      <w:r>
        <w:t>26 Pharmacy homepage)</w:t>
      </w:r>
    </w:p>
    <w:p w14:paraId="3B29A0CB" w14:textId="77777777" w:rsidR="00105912" w:rsidRDefault="00756F4E">
      <w:pPr>
        <w:pStyle w:val="TextBody"/>
      </w:pPr>
      <w:r>
        <w:t xml:space="preserve">John opens Betty's Drug Order page to find active orders for Morphine and </w:t>
      </w:r>
      <w:proofErr w:type="spellStart"/>
      <w:r>
        <w:t>Crocin</w:t>
      </w:r>
      <w:proofErr w:type="spellEnd"/>
      <w:r>
        <w:t xml:space="preserve">. He selects a row representing all the Orders ordered as a part of a Regimen. </w:t>
      </w:r>
      <w:ins w:id="76" w:author="Unknown Author" w:date="2017-03-12T20:36:00Z">
        <w:r>
          <w:t>This loads a fragment listing each of those Orders with the details. Howeve</w:t>
        </w:r>
        <w:r>
          <w:t>r, it is not clear to John if the prescribed drugs must be dispatched in capsule form or syrup form. Thus, he will now put the Orders on hold.</w:t>
        </w:r>
      </w:ins>
    </w:p>
    <w:p w14:paraId="470A7099" w14:textId="77777777" w:rsidR="00105912" w:rsidRDefault="00756F4E">
      <w:pPr>
        <w:pStyle w:val="TextBody"/>
      </w:pPr>
      <w:r>
        <w:rPr>
          <w:noProof/>
          <w:lang w:eastAsia="en-US" w:bidi="ar-SA"/>
        </w:rPr>
        <w:drawing>
          <wp:anchor distT="0" distB="0" distL="0" distR="0" simplePos="0" relativeHeight="6" behindDoc="0" locked="0" layoutInCell="1" allowOverlap="1" wp14:anchorId="24CF6322" wp14:editId="431ACD3E">
            <wp:simplePos x="0" y="0"/>
            <wp:positionH relativeFrom="column">
              <wp:posOffset>1318895</wp:posOffset>
            </wp:positionH>
            <wp:positionV relativeFrom="paragraph">
              <wp:posOffset>-84455</wp:posOffset>
            </wp:positionV>
            <wp:extent cx="3879850" cy="2393950"/>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27"/>
                    <a:stretch>
                      <a:fillRect/>
                    </a:stretch>
                  </pic:blipFill>
                  <pic:spPr bwMode="auto">
                    <a:xfrm>
                      <a:off x="0" y="0"/>
                      <a:ext cx="3879850" cy="2393950"/>
                    </a:xfrm>
                    <a:prstGeom prst="rect">
                      <a:avLst/>
                    </a:prstGeom>
                    <a:noFill/>
                    <a:ln w="9525">
                      <a:noFill/>
                      <a:miter lim="800000"/>
                      <a:headEnd/>
                      <a:tailEnd/>
                    </a:ln>
                  </pic:spPr>
                </pic:pic>
              </a:graphicData>
            </a:graphic>
          </wp:anchor>
        </w:drawing>
      </w:r>
    </w:p>
    <w:p w14:paraId="768E8A26" w14:textId="77777777" w:rsidR="00105912" w:rsidRDefault="00105912">
      <w:pPr>
        <w:pStyle w:val="TextBody"/>
      </w:pPr>
    </w:p>
    <w:p w14:paraId="5556DB93" w14:textId="77777777" w:rsidR="00105912" w:rsidRDefault="00105912">
      <w:pPr>
        <w:pStyle w:val="TextBody"/>
      </w:pPr>
    </w:p>
    <w:p w14:paraId="00327557" w14:textId="77777777" w:rsidR="00105912" w:rsidRDefault="00105912">
      <w:pPr>
        <w:pStyle w:val="TextBody"/>
      </w:pPr>
    </w:p>
    <w:p w14:paraId="2ACC4367" w14:textId="77777777" w:rsidR="00105912" w:rsidRDefault="00105912">
      <w:pPr>
        <w:pStyle w:val="TextBody"/>
      </w:pPr>
    </w:p>
    <w:p w14:paraId="7942941E" w14:textId="77777777" w:rsidR="00105912" w:rsidRDefault="00105912">
      <w:pPr>
        <w:pStyle w:val="TextBody"/>
      </w:pPr>
    </w:p>
    <w:p w14:paraId="0A3938FD" w14:textId="77777777" w:rsidR="00105912" w:rsidRDefault="00105912">
      <w:pPr>
        <w:pStyle w:val="TextBody"/>
      </w:pPr>
    </w:p>
    <w:p w14:paraId="504BFF93" w14:textId="77777777" w:rsidR="00105912" w:rsidRDefault="00105912">
      <w:pPr>
        <w:pStyle w:val="TextBody"/>
      </w:pPr>
    </w:p>
    <w:p w14:paraId="0E98970D" w14:textId="77777777" w:rsidR="00105912" w:rsidRDefault="00756F4E">
      <w:pPr>
        <w:pStyle w:val="TextBody"/>
        <w:jc w:val="center"/>
      </w:pPr>
      <w:r>
        <w:t>(Fig. 27 Drug Order page)</w:t>
      </w:r>
      <w:r>
        <w:commentReference w:id="77"/>
      </w:r>
    </w:p>
    <w:p w14:paraId="0EE78FBD" w14:textId="77777777" w:rsidR="00105912" w:rsidRDefault="00756F4E">
      <w:pPr>
        <w:pStyle w:val="TextBody"/>
      </w:pPr>
      <w:r>
        <w:lastRenderedPageBreak/>
        <w:t xml:space="preserve">The Pharmacist John selects a row representing all the Orders ordered as a part of the group. This loads a fragment listing each of those Orders. John checks the check-boxes corresponding to each Order and clicks the 'On Hold' button. </w:t>
      </w:r>
    </w:p>
    <w:p w14:paraId="6481FA1C" w14:textId="77777777" w:rsidR="00105912" w:rsidRDefault="00756F4E">
      <w:pPr>
        <w:pStyle w:val="TextBody"/>
      </w:pPr>
      <w:r>
        <w:rPr>
          <w:noProof/>
          <w:lang w:eastAsia="en-US" w:bidi="ar-SA"/>
        </w:rPr>
        <w:drawing>
          <wp:anchor distT="0" distB="0" distL="0" distR="0" simplePos="0" relativeHeight="7" behindDoc="0" locked="0" layoutInCell="1" allowOverlap="1" wp14:anchorId="7640AD18" wp14:editId="2A3D6F4D">
            <wp:simplePos x="0" y="0"/>
            <wp:positionH relativeFrom="column">
              <wp:align>center</wp:align>
            </wp:positionH>
            <wp:positionV relativeFrom="paragraph">
              <wp:align>top</wp:align>
            </wp:positionV>
            <wp:extent cx="4199890" cy="2880360"/>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28"/>
                    <a:stretch>
                      <a:fillRect/>
                    </a:stretch>
                  </pic:blipFill>
                  <pic:spPr bwMode="auto">
                    <a:xfrm>
                      <a:off x="0" y="0"/>
                      <a:ext cx="4199890" cy="2880360"/>
                    </a:xfrm>
                    <a:prstGeom prst="rect">
                      <a:avLst/>
                    </a:prstGeom>
                    <a:noFill/>
                    <a:ln w="9525">
                      <a:noFill/>
                      <a:miter lim="800000"/>
                      <a:headEnd/>
                      <a:tailEnd/>
                    </a:ln>
                  </pic:spPr>
                </pic:pic>
              </a:graphicData>
            </a:graphic>
          </wp:anchor>
        </w:drawing>
      </w:r>
    </w:p>
    <w:p w14:paraId="6964E3B4" w14:textId="77777777" w:rsidR="00105912" w:rsidRDefault="00105912">
      <w:pPr>
        <w:pStyle w:val="TextBody"/>
      </w:pPr>
    </w:p>
    <w:p w14:paraId="5E8060EE" w14:textId="77777777" w:rsidR="00105912" w:rsidRDefault="00105912">
      <w:pPr>
        <w:pStyle w:val="TextBody"/>
      </w:pPr>
    </w:p>
    <w:p w14:paraId="7E1383EB" w14:textId="77777777" w:rsidR="00105912" w:rsidRDefault="00105912">
      <w:pPr>
        <w:pStyle w:val="TextBody"/>
      </w:pPr>
    </w:p>
    <w:p w14:paraId="4DB8B912" w14:textId="77777777" w:rsidR="00105912" w:rsidRDefault="00105912">
      <w:pPr>
        <w:pStyle w:val="TextBody"/>
      </w:pPr>
    </w:p>
    <w:p w14:paraId="42A0B431" w14:textId="77777777" w:rsidR="00105912" w:rsidRDefault="00105912">
      <w:pPr>
        <w:pStyle w:val="TextBody"/>
      </w:pPr>
    </w:p>
    <w:p w14:paraId="2A2D8EAC" w14:textId="77777777" w:rsidR="00105912" w:rsidRDefault="00105912">
      <w:pPr>
        <w:pStyle w:val="TextBody"/>
      </w:pPr>
    </w:p>
    <w:p w14:paraId="30C73247" w14:textId="77777777" w:rsidR="00105912" w:rsidRDefault="00105912">
      <w:pPr>
        <w:pStyle w:val="TextBody"/>
      </w:pPr>
    </w:p>
    <w:p w14:paraId="64E0A6CE" w14:textId="77777777" w:rsidR="00105912" w:rsidRDefault="00105912">
      <w:pPr>
        <w:pStyle w:val="TextBody"/>
      </w:pPr>
    </w:p>
    <w:p w14:paraId="196C24F3" w14:textId="77777777" w:rsidR="00105912" w:rsidRDefault="00105912">
      <w:pPr>
        <w:pStyle w:val="TextBody"/>
      </w:pPr>
    </w:p>
    <w:p w14:paraId="64D23845" w14:textId="77777777" w:rsidR="00105912" w:rsidRDefault="00756F4E">
      <w:pPr>
        <w:pStyle w:val="TextBody"/>
        <w:jc w:val="center"/>
      </w:pPr>
      <w:commentRangeStart w:id="78"/>
      <w:r>
        <w:t xml:space="preserve">(Fig. 28 </w:t>
      </w:r>
      <w:r>
        <w:t>Order Select)</w:t>
      </w:r>
      <w:commentRangeEnd w:id="78"/>
      <w:r>
        <w:commentReference w:id="78"/>
      </w:r>
    </w:p>
    <w:p w14:paraId="6FC59F88" w14:textId="77777777" w:rsidR="00105912" w:rsidRDefault="00105912">
      <w:pPr>
        <w:pStyle w:val="TextBody"/>
      </w:pPr>
    </w:p>
    <w:p w14:paraId="0B8616E6" w14:textId="77777777" w:rsidR="00105912" w:rsidRDefault="00756F4E">
      <w:pPr>
        <w:pStyle w:val="TextBody"/>
      </w:pPr>
      <w:r>
        <w:t xml:space="preserve">He </w:t>
      </w:r>
      <w:proofErr w:type="gramStart"/>
      <w:r>
        <w:t>then  provides</w:t>
      </w:r>
      <w:proofErr w:type="gramEnd"/>
      <w:r>
        <w:t xml:space="preserve"> some comments regarding why the group of Orders need to be put on hold. In this case, the Pharmacist will send a mail to the Physician informing him that the Order(s) are placed on hold.</w:t>
      </w:r>
    </w:p>
    <w:p w14:paraId="32293E03" w14:textId="77777777" w:rsidR="00105912" w:rsidRDefault="00756F4E">
      <w:pPr>
        <w:pStyle w:val="TextBody"/>
      </w:pPr>
      <w:r>
        <w:rPr>
          <w:noProof/>
          <w:lang w:eastAsia="en-US" w:bidi="ar-SA"/>
        </w:rPr>
        <w:drawing>
          <wp:anchor distT="0" distB="0" distL="0" distR="0" simplePos="0" relativeHeight="36" behindDoc="0" locked="0" layoutInCell="1" allowOverlap="1" wp14:anchorId="11E3A0F0" wp14:editId="64A1C0FF">
            <wp:simplePos x="0" y="0"/>
            <wp:positionH relativeFrom="column">
              <wp:align>center</wp:align>
            </wp:positionH>
            <wp:positionV relativeFrom="paragraph">
              <wp:align>top</wp:align>
            </wp:positionV>
            <wp:extent cx="4281170" cy="2943225"/>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20"/>
                    <a:stretch>
                      <a:fillRect/>
                    </a:stretch>
                  </pic:blipFill>
                  <pic:spPr bwMode="auto">
                    <a:xfrm>
                      <a:off x="0" y="0"/>
                      <a:ext cx="4281170" cy="2943225"/>
                    </a:xfrm>
                    <a:prstGeom prst="rect">
                      <a:avLst/>
                    </a:prstGeom>
                    <a:noFill/>
                    <a:ln w="9525">
                      <a:noFill/>
                      <a:miter lim="800000"/>
                      <a:headEnd/>
                      <a:tailEnd/>
                    </a:ln>
                  </pic:spPr>
                </pic:pic>
              </a:graphicData>
            </a:graphic>
          </wp:anchor>
        </w:drawing>
      </w:r>
    </w:p>
    <w:p w14:paraId="733CC55D" w14:textId="77777777" w:rsidR="00105912" w:rsidRDefault="00105912">
      <w:pPr>
        <w:pStyle w:val="TextBody"/>
      </w:pPr>
    </w:p>
    <w:p w14:paraId="7D6C7D8A" w14:textId="77777777" w:rsidR="00105912" w:rsidRDefault="00105912">
      <w:pPr>
        <w:pStyle w:val="TextBody"/>
      </w:pPr>
    </w:p>
    <w:p w14:paraId="4619019B" w14:textId="77777777" w:rsidR="00105912" w:rsidRDefault="00105912">
      <w:pPr>
        <w:pStyle w:val="TextBody"/>
      </w:pPr>
    </w:p>
    <w:p w14:paraId="485F757E" w14:textId="77777777" w:rsidR="00105912" w:rsidRDefault="00105912">
      <w:pPr>
        <w:pStyle w:val="TextBody"/>
      </w:pPr>
    </w:p>
    <w:p w14:paraId="112B48FB" w14:textId="77777777" w:rsidR="00105912" w:rsidRDefault="00105912">
      <w:pPr>
        <w:pStyle w:val="TextBody"/>
      </w:pPr>
    </w:p>
    <w:p w14:paraId="449B6F5E" w14:textId="77777777" w:rsidR="00105912" w:rsidRDefault="00105912">
      <w:pPr>
        <w:pStyle w:val="TextBody"/>
      </w:pPr>
    </w:p>
    <w:p w14:paraId="1A0C4D1B" w14:textId="77777777" w:rsidR="00105912" w:rsidRDefault="00105912">
      <w:pPr>
        <w:pStyle w:val="TextBody"/>
      </w:pPr>
    </w:p>
    <w:p w14:paraId="64F6C41F" w14:textId="77777777" w:rsidR="00105912" w:rsidRDefault="00105912">
      <w:pPr>
        <w:pStyle w:val="TextBody"/>
      </w:pPr>
    </w:p>
    <w:p w14:paraId="69CEC5C1" w14:textId="77777777" w:rsidR="00105912" w:rsidRDefault="00105912">
      <w:pPr>
        <w:pStyle w:val="TextBody"/>
      </w:pPr>
    </w:p>
    <w:p w14:paraId="3C857DEA" w14:textId="77777777" w:rsidR="00105912" w:rsidRDefault="00756F4E">
      <w:pPr>
        <w:pStyle w:val="TextBody"/>
        <w:jc w:val="center"/>
      </w:pPr>
      <w:r>
        <w:t>(Fig. 29 Order Record)</w:t>
      </w:r>
    </w:p>
    <w:p w14:paraId="683C5D10" w14:textId="77777777" w:rsidR="00105912" w:rsidRDefault="00756F4E">
      <w:pPr>
        <w:pStyle w:val="TextBody"/>
      </w:pPr>
      <w:r>
        <w:lastRenderedPageBreak/>
        <w:t xml:space="preserve">In addition, the Pharmacist sends an email to the </w:t>
      </w:r>
      <w:proofErr w:type="spellStart"/>
      <w:r>
        <w:t>Orderer</w:t>
      </w:r>
      <w:proofErr w:type="spellEnd"/>
      <w:r>
        <w:t xml:space="preserve"> about the Orders that are a part of that group being put on hold. </w:t>
      </w:r>
    </w:p>
    <w:p w14:paraId="6ECB0D98" w14:textId="77777777" w:rsidR="00105912" w:rsidRDefault="00756F4E">
      <w:pPr>
        <w:pStyle w:val="TextBody"/>
      </w:pPr>
      <w:r>
        <w:rPr>
          <w:noProof/>
          <w:lang w:eastAsia="en-US" w:bidi="ar-SA"/>
        </w:rPr>
        <w:drawing>
          <wp:anchor distT="0" distB="0" distL="0" distR="0" simplePos="0" relativeHeight="8" behindDoc="0" locked="0" layoutInCell="1" allowOverlap="1" wp14:anchorId="2C75DE1D" wp14:editId="40D6D275">
            <wp:simplePos x="0" y="0"/>
            <wp:positionH relativeFrom="column">
              <wp:align>center</wp:align>
            </wp:positionH>
            <wp:positionV relativeFrom="paragraph">
              <wp:align>top</wp:align>
            </wp:positionV>
            <wp:extent cx="4589145" cy="2311400"/>
            <wp:effectExtent l="0" t="0" r="0" b="0"/>
            <wp:wrapSquare wrapText="larges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13"/>
                    <a:stretch>
                      <a:fillRect/>
                    </a:stretch>
                  </pic:blipFill>
                  <pic:spPr bwMode="auto">
                    <a:xfrm>
                      <a:off x="0" y="0"/>
                      <a:ext cx="4589145" cy="2311400"/>
                    </a:xfrm>
                    <a:prstGeom prst="rect">
                      <a:avLst/>
                    </a:prstGeom>
                    <a:noFill/>
                    <a:ln w="9525">
                      <a:noFill/>
                      <a:miter lim="800000"/>
                      <a:headEnd/>
                      <a:tailEnd/>
                    </a:ln>
                  </pic:spPr>
                </pic:pic>
              </a:graphicData>
            </a:graphic>
          </wp:anchor>
        </w:drawing>
      </w:r>
    </w:p>
    <w:p w14:paraId="7ED577CD" w14:textId="77777777" w:rsidR="00105912" w:rsidRDefault="00105912">
      <w:pPr>
        <w:pStyle w:val="TextBody"/>
      </w:pPr>
    </w:p>
    <w:p w14:paraId="5E61EFC7" w14:textId="77777777" w:rsidR="00105912" w:rsidRDefault="00105912">
      <w:pPr>
        <w:pStyle w:val="TextBody"/>
      </w:pPr>
    </w:p>
    <w:p w14:paraId="6E388C51" w14:textId="77777777" w:rsidR="00105912" w:rsidRDefault="00105912">
      <w:pPr>
        <w:pStyle w:val="TextBody"/>
      </w:pPr>
    </w:p>
    <w:p w14:paraId="0A6BF644" w14:textId="77777777" w:rsidR="00105912" w:rsidRDefault="00105912">
      <w:pPr>
        <w:pStyle w:val="TextBody"/>
      </w:pPr>
    </w:p>
    <w:p w14:paraId="6AD34579" w14:textId="77777777" w:rsidR="00105912" w:rsidRDefault="00105912">
      <w:pPr>
        <w:pStyle w:val="TextBody"/>
      </w:pPr>
    </w:p>
    <w:p w14:paraId="461D2AB1" w14:textId="77777777" w:rsidR="00105912" w:rsidRDefault="00105912">
      <w:pPr>
        <w:pStyle w:val="TextBody"/>
      </w:pPr>
    </w:p>
    <w:p w14:paraId="67FBAC54" w14:textId="77777777" w:rsidR="00105912" w:rsidRDefault="00105912">
      <w:pPr>
        <w:pStyle w:val="TextBody"/>
      </w:pPr>
    </w:p>
    <w:p w14:paraId="3D0EFF2A" w14:textId="77777777" w:rsidR="00105912" w:rsidRDefault="00756F4E">
      <w:pPr>
        <w:pStyle w:val="TextBody"/>
        <w:jc w:val="center"/>
      </w:pPr>
      <w:commentRangeStart w:id="79"/>
      <w:r>
        <w:t>(Fig. 30 Mail Notification)</w:t>
      </w:r>
      <w:commentRangeEnd w:id="79"/>
      <w:r>
        <w:commentReference w:id="79"/>
      </w:r>
    </w:p>
    <w:p w14:paraId="035FB046" w14:textId="77777777" w:rsidR="00105912" w:rsidRDefault="00105912">
      <w:pPr>
        <w:pStyle w:val="TextBody"/>
      </w:pPr>
    </w:p>
    <w:p w14:paraId="08FA21E2" w14:textId="77777777" w:rsidR="00105912" w:rsidRDefault="00756F4E">
      <w:pPr>
        <w:pStyle w:val="TextBody"/>
      </w:pPr>
      <w:r>
        <w:t xml:space="preserve">Once that is done (these are required actions), the Orders involved continue to be listed in the Patient's Active Drug Orders table (albeit displayed in a different color) until the </w:t>
      </w:r>
      <w:proofErr w:type="spellStart"/>
      <w:r>
        <w:t>Orderer</w:t>
      </w:r>
      <w:proofErr w:type="spellEnd"/>
      <w:r>
        <w:t xml:space="preserve"> edits, discards/replaces or provides clarification on the Orders w</w:t>
      </w:r>
      <w:r>
        <w:t xml:space="preserve">ithin the group. </w:t>
      </w:r>
    </w:p>
    <w:p w14:paraId="7EF29445" w14:textId="77777777" w:rsidR="00105912" w:rsidRDefault="00756F4E">
      <w:pPr>
        <w:pStyle w:val="TextBody"/>
      </w:pPr>
      <w:r>
        <w:rPr>
          <w:noProof/>
          <w:lang w:eastAsia="en-US" w:bidi="ar-SA"/>
        </w:rPr>
        <w:drawing>
          <wp:anchor distT="0" distB="0" distL="0" distR="0" simplePos="0" relativeHeight="9" behindDoc="0" locked="0" layoutInCell="1" allowOverlap="1" wp14:anchorId="0C5496C4" wp14:editId="2428A2E3">
            <wp:simplePos x="0" y="0"/>
            <wp:positionH relativeFrom="column">
              <wp:align>center</wp:align>
            </wp:positionH>
            <wp:positionV relativeFrom="paragraph">
              <wp:align>top</wp:align>
            </wp:positionV>
            <wp:extent cx="4563745" cy="3093720"/>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29"/>
                    <a:stretch>
                      <a:fillRect/>
                    </a:stretch>
                  </pic:blipFill>
                  <pic:spPr bwMode="auto">
                    <a:xfrm>
                      <a:off x="0" y="0"/>
                      <a:ext cx="4563745" cy="3093720"/>
                    </a:xfrm>
                    <a:prstGeom prst="rect">
                      <a:avLst/>
                    </a:prstGeom>
                    <a:noFill/>
                    <a:ln w="9525">
                      <a:noFill/>
                      <a:miter lim="800000"/>
                      <a:headEnd/>
                      <a:tailEnd/>
                    </a:ln>
                  </pic:spPr>
                </pic:pic>
              </a:graphicData>
            </a:graphic>
          </wp:anchor>
        </w:drawing>
      </w:r>
    </w:p>
    <w:p w14:paraId="3B2F0B9C" w14:textId="77777777" w:rsidR="00105912" w:rsidRDefault="00105912">
      <w:pPr>
        <w:pStyle w:val="TextBody"/>
      </w:pPr>
    </w:p>
    <w:p w14:paraId="16DD32EC" w14:textId="77777777" w:rsidR="00105912" w:rsidRDefault="00105912">
      <w:pPr>
        <w:pStyle w:val="TextBody"/>
      </w:pPr>
    </w:p>
    <w:p w14:paraId="3EF733A5" w14:textId="77777777" w:rsidR="00105912" w:rsidRDefault="00105912">
      <w:pPr>
        <w:pStyle w:val="TextBody"/>
      </w:pPr>
    </w:p>
    <w:p w14:paraId="2C85055A" w14:textId="77777777" w:rsidR="00105912" w:rsidRDefault="00105912">
      <w:pPr>
        <w:pStyle w:val="TextBody"/>
      </w:pPr>
    </w:p>
    <w:p w14:paraId="062B2152" w14:textId="77777777" w:rsidR="00105912" w:rsidRDefault="00105912">
      <w:pPr>
        <w:pStyle w:val="TextBody"/>
      </w:pPr>
    </w:p>
    <w:p w14:paraId="3FA9EF2D" w14:textId="77777777" w:rsidR="00105912" w:rsidRDefault="00105912">
      <w:pPr>
        <w:pStyle w:val="TextBody"/>
      </w:pPr>
    </w:p>
    <w:p w14:paraId="75496783" w14:textId="77777777" w:rsidR="00105912" w:rsidRDefault="00105912">
      <w:pPr>
        <w:pStyle w:val="TextBody"/>
      </w:pPr>
    </w:p>
    <w:p w14:paraId="1C150873" w14:textId="77777777" w:rsidR="00105912" w:rsidRDefault="00105912">
      <w:pPr>
        <w:pStyle w:val="TextBody"/>
      </w:pPr>
    </w:p>
    <w:p w14:paraId="6DF1E0FE" w14:textId="77777777" w:rsidR="00105912" w:rsidRDefault="00105912">
      <w:pPr>
        <w:pStyle w:val="TextBody"/>
      </w:pPr>
    </w:p>
    <w:p w14:paraId="73515978" w14:textId="77777777" w:rsidR="00105912" w:rsidRDefault="00105912">
      <w:pPr>
        <w:pStyle w:val="TextBody"/>
      </w:pPr>
    </w:p>
    <w:p w14:paraId="12E251B3" w14:textId="77777777" w:rsidR="00105912" w:rsidRDefault="00756F4E">
      <w:pPr>
        <w:pStyle w:val="TextBody"/>
        <w:jc w:val="center"/>
      </w:pPr>
      <w:commentRangeStart w:id="80"/>
      <w:r>
        <w:t>(Fig. 31 Drug Order page)</w:t>
      </w:r>
      <w:commentRangeEnd w:id="80"/>
      <w:r>
        <w:commentReference w:id="80"/>
      </w:r>
    </w:p>
    <w:p w14:paraId="0F64F24F" w14:textId="77777777" w:rsidR="00105912" w:rsidRDefault="00105912">
      <w:pPr>
        <w:pStyle w:val="TextBody"/>
      </w:pPr>
    </w:p>
    <w:p w14:paraId="2EB06F9B" w14:textId="77777777" w:rsidR="00105912" w:rsidRDefault="00756F4E">
      <w:pPr>
        <w:pStyle w:val="TextBody"/>
      </w:pPr>
      <w:r>
        <w:lastRenderedPageBreak/>
        <w:t>The Orders put on hold are also listed in the 'Hold/Discard' Order table in the Pharmacy homepage.</w:t>
      </w:r>
    </w:p>
    <w:p w14:paraId="41B65BE9" w14:textId="77777777" w:rsidR="00105912" w:rsidRDefault="00756F4E">
      <w:pPr>
        <w:pStyle w:val="TextBody"/>
      </w:pPr>
      <w:r>
        <w:rPr>
          <w:noProof/>
          <w:lang w:eastAsia="en-US" w:bidi="ar-SA"/>
        </w:rPr>
        <w:drawing>
          <wp:anchor distT="0" distB="0" distL="0" distR="0" simplePos="0" relativeHeight="53" behindDoc="0" locked="0" layoutInCell="1" allowOverlap="1" wp14:anchorId="45FDB575" wp14:editId="31271EEC">
            <wp:simplePos x="0" y="0"/>
            <wp:positionH relativeFrom="column">
              <wp:align>center</wp:align>
            </wp:positionH>
            <wp:positionV relativeFrom="paragraph">
              <wp:align>top</wp:align>
            </wp:positionV>
            <wp:extent cx="4462780" cy="2914650"/>
            <wp:effectExtent l="0" t="0" r="0" b="0"/>
            <wp:wrapSquare wrapText="largest"/>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15"/>
                    <a:stretch>
                      <a:fillRect/>
                    </a:stretch>
                  </pic:blipFill>
                  <pic:spPr bwMode="auto">
                    <a:xfrm>
                      <a:off x="0" y="0"/>
                      <a:ext cx="4462780" cy="2914650"/>
                    </a:xfrm>
                    <a:prstGeom prst="rect">
                      <a:avLst/>
                    </a:prstGeom>
                    <a:noFill/>
                    <a:ln w="9525">
                      <a:noFill/>
                      <a:miter lim="800000"/>
                      <a:headEnd/>
                      <a:tailEnd/>
                    </a:ln>
                  </pic:spPr>
                </pic:pic>
              </a:graphicData>
            </a:graphic>
          </wp:anchor>
        </w:drawing>
      </w:r>
    </w:p>
    <w:p w14:paraId="0BF0C1E1" w14:textId="77777777" w:rsidR="00105912" w:rsidRDefault="00105912">
      <w:pPr>
        <w:pStyle w:val="TextBody"/>
      </w:pPr>
    </w:p>
    <w:p w14:paraId="2E4A8C1D" w14:textId="77777777" w:rsidR="00105912" w:rsidRDefault="00105912">
      <w:pPr>
        <w:pStyle w:val="TextBody"/>
      </w:pPr>
    </w:p>
    <w:p w14:paraId="7CEDF0ED" w14:textId="77777777" w:rsidR="00105912" w:rsidRDefault="00105912">
      <w:pPr>
        <w:pStyle w:val="TextBody"/>
      </w:pPr>
    </w:p>
    <w:p w14:paraId="4F409D5F" w14:textId="77777777" w:rsidR="00105912" w:rsidRDefault="00105912">
      <w:pPr>
        <w:pStyle w:val="TextBody"/>
      </w:pPr>
    </w:p>
    <w:p w14:paraId="7CE2274A" w14:textId="77777777" w:rsidR="00105912" w:rsidRDefault="00105912">
      <w:pPr>
        <w:pStyle w:val="TextBody"/>
      </w:pPr>
    </w:p>
    <w:p w14:paraId="0B0A43AA" w14:textId="77777777" w:rsidR="00105912" w:rsidRDefault="00105912">
      <w:pPr>
        <w:pStyle w:val="TextBody"/>
      </w:pPr>
    </w:p>
    <w:p w14:paraId="23D274F3" w14:textId="77777777" w:rsidR="00105912" w:rsidRDefault="00105912">
      <w:pPr>
        <w:pStyle w:val="TextBody"/>
      </w:pPr>
    </w:p>
    <w:p w14:paraId="5BDD5DDA" w14:textId="77777777" w:rsidR="00105912" w:rsidRDefault="00105912">
      <w:pPr>
        <w:pStyle w:val="TextBody"/>
      </w:pPr>
    </w:p>
    <w:p w14:paraId="56664A49" w14:textId="77777777" w:rsidR="00105912" w:rsidRDefault="00105912">
      <w:pPr>
        <w:pStyle w:val="TextBody"/>
      </w:pPr>
    </w:p>
    <w:p w14:paraId="2D3CC769" w14:textId="77777777" w:rsidR="00105912" w:rsidRDefault="00756F4E">
      <w:pPr>
        <w:pStyle w:val="TextBody"/>
        <w:jc w:val="center"/>
      </w:pPr>
      <w:r>
        <w:t>(Fig. 32 Pharmacy homepage)</w:t>
      </w:r>
      <w:r>
        <w:br/>
      </w:r>
    </w:p>
    <w:p w14:paraId="0FBAC869" w14:textId="77777777" w:rsidR="00105912" w:rsidRDefault="00756F4E">
      <w:pPr>
        <w:pStyle w:val="Heading2"/>
      </w:pPr>
      <w:bookmarkStart w:id="81" w:name="__RefHeading__998_757499970"/>
      <w:bookmarkStart w:id="82" w:name="_Toc475453338"/>
      <w:bookmarkEnd w:id="81"/>
      <w:bookmarkEnd w:id="82"/>
      <w:r>
        <w:t xml:space="preserve">2.10 </w:t>
      </w:r>
      <w:proofErr w:type="spellStart"/>
      <w:r>
        <w:t>Orderer</w:t>
      </w:r>
      <w:proofErr w:type="spellEnd"/>
      <w:r>
        <w:t xml:space="preserve"> discards the Order(</w:t>
      </w:r>
      <w:proofErr w:type="spellStart"/>
      <w:r>
        <w:t>s</w:t>
      </w:r>
      <w:proofErr w:type="spellEnd"/>
      <w:r>
        <w:t>) put on hold</w:t>
      </w:r>
    </w:p>
    <w:p w14:paraId="0BA71FA4" w14:textId="77777777" w:rsidR="00105912" w:rsidRDefault="00756F4E">
      <w:pPr>
        <w:pStyle w:val="TextBody"/>
      </w:pPr>
      <w:r>
        <w:t xml:space="preserve">The </w:t>
      </w:r>
      <w:proofErr w:type="spellStart"/>
      <w:r>
        <w:t>Orderer</w:t>
      </w:r>
      <w:proofErr w:type="spellEnd"/>
      <w:r>
        <w:t xml:space="preserve"> or Physician logs into the Patient's Drug Order page and discards the Order(s) that are placed on hold. </w:t>
      </w:r>
      <w:proofErr w:type="spellStart"/>
      <w:r>
        <w:t>He/She</w:t>
      </w:r>
      <w:proofErr w:type="spellEnd"/>
      <w:r>
        <w:t xml:space="preserve"> may choose to create new Order(s) for the Patient.</w:t>
      </w:r>
    </w:p>
    <w:p w14:paraId="25759299" w14:textId="77777777" w:rsidR="00105912" w:rsidRDefault="00756F4E">
      <w:pPr>
        <w:pStyle w:val="TextBody"/>
      </w:pPr>
      <w:r>
        <w:rPr>
          <w:noProof/>
          <w:lang w:eastAsia="en-US" w:bidi="ar-SA"/>
        </w:rPr>
        <w:drawing>
          <wp:anchor distT="0" distB="0" distL="0" distR="0" simplePos="0" relativeHeight="39" behindDoc="0" locked="0" layoutInCell="1" allowOverlap="1" wp14:anchorId="44DA2045" wp14:editId="7F14DD6A">
            <wp:simplePos x="0" y="0"/>
            <wp:positionH relativeFrom="column">
              <wp:align>center</wp:align>
            </wp:positionH>
            <wp:positionV relativeFrom="paragraph">
              <wp:align>top</wp:align>
            </wp:positionV>
            <wp:extent cx="4333875" cy="3009265"/>
            <wp:effectExtent l="0" t="0" r="0" b="0"/>
            <wp:wrapSquare wrapText="largest"/>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30"/>
                    <a:stretch>
                      <a:fillRect/>
                    </a:stretch>
                  </pic:blipFill>
                  <pic:spPr bwMode="auto">
                    <a:xfrm>
                      <a:off x="0" y="0"/>
                      <a:ext cx="4333875" cy="3009265"/>
                    </a:xfrm>
                    <a:prstGeom prst="rect">
                      <a:avLst/>
                    </a:prstGeom>
                    <a:noFill/>
                    <a:ln w="9525">
                      <a:noFill/>
                      <a:miter lim="800000"/>
                      <a:headEnd/>
                      <a:tailEnd/>
                    </a:ln>
                  </pic:spPr>
                </pic:pic>
              </a:graphicData>
            </a:graphic>
          </wp:anchor>
        </w:drawing>
      </w:r>
    </w:p>
    <w:p w14:paraId="2A85BE04" w14:textId="77777777" w:rsidR="00105912" w:rsidRDefault="00105912">
      <w:pPr>
        <w:pStyle w:val="TextBody"/>
      </w:pPr>
    </w:p>
    <w:p w14:paraId="67D76F66" w14:textId="77777777" w:rsidR="00105912" w:rsidRDefault="00105912">
      <w:pPr>
        <w:pStyle w:val="TextBody"/>
      </w:pPr>
    </w:p>
    <w:p w14:paraId="4ED994FD" w14:textId="77777777" w:rsidR="00105912" w:rsidRDefault="00105912">
      <w:pPr>
        <w:pStyle w:val="TextBody"/>
      </w:pPr>
    </w:p>
    <w:p w14:paraId="0C358E32" w14:textId="77777777" w:rsidR="00105912" w:rsidRDefault="00105912">
      <w:pPr>
        <w:pStyle w:val="TextBody"/>
      </w:pPr>
    </w:p>
    <w:p w14:paraId="7D9CD74C" w14:textId="77777777" w:rsidR="00105912" w:rsidRDefault="00105912">
      <w:pPr>
        <w:pStyle w:val="TextBody"/>
      </w:pPr>
    </w:p>
    <w:p w14:paraId="04FC753A" w14:textId="77777777" w:rsidR="00105912" w:rsidRDefault="00105912">
      <w:pPr>
        <w:pStyle w:val="TextBody"/>
      </w:pPr>
    </w:p>
    <w:p w14:paraId="6429D3DC" w14:textId="77777777" w:rsidR="00105912" w:rsidRDefault="00105912">
      <w:pPr>
        <w:pStyle w:val="TextBody"/>
      </w:pPr>
    </w:p>
    <w:p w14:paraId="33B19C0E" w14:textId="77777777" w:rsidR="00105912" w:rsidRDefault="00105912">
      <w:pPr>
        <w:pStyle w:val="TextBody"/>
      </w:pPr>
    </w:p>
    <w:p w14:paraId="3FBC8599" w14:textId="77777777" w:rsidR="00105912" w:rsidRDefault="00105912">
      <w:pPr>
        <w:pStyle w:val="TextBody"/>
      </w:pPr>
    </w:p>
    <w:p w14:paraId="3E5E277B" w14:textId="77777777" w:rsidR="00105912" w:rsidRDefault="00105912">
      <w:pPr>
        <w:pStyle w:val="TextBody"/>
      </w:pPr>
    </w:p>
    <w:p w14:paraId="3D1D7EEA" w14:textId="77777777" w:rsidR="00105912" w:rsidRDefault="00756F4E">
      <w:pPr>
        <w:pStyle w:val="TextBody"/>
        <w:jc w:val="center"/>
      </w:pPr>
      <w:r>
        <w:t>(Fig. 33 Discard Order)</w:t>
      </w:r>
    </w:p>
    <w:p w14:paraId="2F9A99B2" w14:textId="77777777" w:rsidR="00105912" w:rsidRDefault="00756F4E">
      <w:pPr>
        <w:pStyle w:val="Heading2"/>
      </w:pPr>
      <w:bookmarkStart w:id="83" w:name="__RefHeading__1039_96350070"/>
      <w:bookmarkEnd w:id="83"/>
      <w:r>
        <w:lastRenderedPageBreak/>
        <w:t xml:space="preserve">2.11 </w:t>
      </w:r>
      <w:proofErr w:type="spellStart"/>
      <w:r>
        <w:t>Orderer</w:t>
      </w:r>
      <w:proofErr w:type="spellEnd"/>
      <w:r>
        <w:t xml:space="preserve"> modifies the Order(</w:t>
      </w:r>
      <w:proofErr w:type="spellStart"/>
      <w:r>
        <w:t>s</w:t>
      </w:r>
      <w:proofErr w:type="spellEnd"/>
      <w:r>
        <w:t>) put on hold</w:t>
      </w:r>
    </w:p>
    <w:p w14:paraId="59070E77" w14:textId="77777777" w:rsidR="00105912" w:rsidRDefault="00756F4E">
      <w:pPr>
        <w:pStyle w:val="TextBody"/>
      </w:pPr>
      <w:r>
        <w:t>The</w:t>
      </w:r>
      <w:r>
        <w:t xml:space="preserve"> </w:t>
      </w:r>
      <w:proofErr w:type="spellStart"/>
      <w:r>
        <w:t>Orderer</w:t>
      </w:r>
      <w:proofErr w:type="spellEnd"/>
      <w:r>
        <w:t xml:space="preserve"> or Physician logs into the Patient's Drug Order page and edits the formulation of the drugs, thus replacing some of the components to address the reason why the Order(s) were put on hold.</w:t>
      </w:r>
    </w:p>
    <w:p w14:paraId="7EC2CC09" w14:textId="77777777" w:rsidR="00105912" w:rsidRDefault="00756F4E">
      <w:pPr>
        <w:pStyle w:val="TextBody"/>
      </w:pPr>
      <w:r>
        <w:rPr>
          <w:noProof/>
          <w:lang w:eastAsia="en-US" w:bidi="ar-SA"/>
        </w:rPr>
        <w:drawing>
          <wp:anchor distT="0" distB="0" distL="0" distR="0" simplePos="0" relativeHeight="10" behindDoc="0" locked="0" layoutInCell="1" allowOverlap="1" wp14:anchorId="5E7F305B" wp14:editId="506EEED8">
            <wp:simplePos x="0" y="0"/>
            <wp:positionH relativeFrom="column">
              <wp:align>center</wp:align>
            </wp:positionH>
            <wp:positionV relativeFrom="paragraph">
              <wp:align>top</wp:align>
            </wp:positionV>
            <wp:extent cx="4368165" cy="2651125"/>
            <wp:effectExtent l="0" t="0" r="0" b="0"/>
            <wp:wrapSquare wrapText="largest"/>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31"/>
                    <a:stretch>
                      <a:fillRect/>
                    </a:stretch>
                  </pic:blipFill>
                  <pic:spPr bwMode="auto">
                    <a:xfrm>
                      <a:off x="0" y="0"/>
                      <a:ext cx="4368165" cy="2651125"/>
                    </a:xfrm>
                    <a:prstGeom prst="rect">
                      <a:avLst/>
                    </a:prstGeom>
                    <a:noFill/>
                    <a:ln w="9525">
                      <a:noFill/>
                      <a:miter lim="800000"/>
                      <a:headEnd/>
                      <a:tailEnd/>
                    </a:ln>
                  </pic:spPr>
                </pic:pic>
              </a:graphicData>
            </a:graphic>
          </wp:anchor>
        </w:drawing>
      </w:r>
    </w:p>
    <w:p w14:paraId="121A6930" w14:textId="77777777" w:rsidR="00105912" w:rsidRDefault="00105912">
      <w:pPr>
        <w:pStyle w:val="TextBody"/>
      </w:pPr>
    </w:p>
    <w:p w14:paraId="1A4209EA" w14:textId="77777777" w:rsidR="00105912" w:rsidRDefault="00105912">
      <w:pPr>
        <w:pStyle w:val="TextBody"/>
      </w:pPr>
    </w:p>
    <w:p w14:paraId="728327AD" w14:textId="77777777" w:rsidR="00105912" w:rsidRDefault="00105912">
      <w:pPr>
        <w:pStyle w:val="TextBody"/>
      </w:pPr>
    </w:p>
    <w:p w14:paraId="2C96179A" w14:textId="77777777" w:rsidR="00105912" w:rsidRDefault="00105912">
      <w:pPr>
        <w:pStyle w:val="TextBody"/>
      </w:pPr>
    </w:p>
    <w:p w14:paraId="15143D40" w14:textId="77777777" w:rsidR="00105912" w:rsidRDefault="00105912">
      <w:pPr>
        <w:pStyle w:val="TextBody"/>
      </w:pPr>
    </w:p>
    <w:p w14:paraId="447E6C9C" w14:textId="77777777" w:rsidR="00105912" w:rsidRDefault="00105912">
      <w:pPr>
        <w:pStyle w:val="TextBody"/>
      </w:pPr>
    </w:p>
    <w:p w14:paraId="41196487" w14:textId="77777777" w:rsidR="00105912" w:rsidRDefault="00105912">
      <w:pPr>
        <w:pStyle w:val="TextBody"/>
      </w:pPr>
    </w:p>
    <w:p w14:paraId="0632704E" w14:textId="77777777" w:rsidR="00105912" w:rsidRDefault="00105912">
      <w:pPr>
        <w:pStyle w:val="TextBody"/>
      </w:pPr>
    </w:p>
    <w:p w14:paraId="580B0AF8" w14:textId="77777777" w:rsidR="00105912" w:rsidRDefault="00756F4E">
      <w:pPr>
        <w:pStyle w:val="TextBody"/>
        <w:jc w:val="center"/>
      </w:pPr>
      <w:r>
        <w:t>(Fig. 34 Edit Order - Formulations)</w:t>
      </w:r>
      <w:r>
        <w:br/>
      </w:r>
    </w:p>
    <w:p w14:paraId="3AB0B37F" w14:textId="77777777" w:rsidR="00105912" w:rsidRDefault="00756F4E">
      <w:pPr>
        <w:pStyle w:val="TextBody"/>
      </w:pPr>
      <w:ins w:id="84" w:author="Unknown Author" w:date="2017-03-12T20:42:00Z">
        <w:r>
          <w:t xml:space="preserve">Alternatively, the </w:t>
        </w:r>
        <w:proofErr w:type="spellStart"/>
        <w:r>
          <w:t>Orderer</w:t>
        </w:r>
        <w:proofErr w:type="spellEnd"/>
        <w:r>
          <w:t xml:space="preserve"> will provide comments to the Pharmacist in the 'Instructions from Physician for Pharmacist' field to address the reason why the Order was put on hold.</w:t>
        </w:r>
      </w:ins>
    </w:p>
    <w:p w14:paraId="27E2DC17" w14:textId="77777777" w:rsidR="00105912" w:rsidRDefault="00756F4E">
      <w:pPr>
        <w:pStyle w:val="TextBody"/>
      </w:pPr>
      <w:r>
        <w:rPr>
          <w:noProof/>
          <w:lang w:eastAsia="en-US" w:bidi="ar-SA"/>
        </w:rPr>
        <w:drawing>
          <wp:anchor distT="0" distB="0" distL="0" distR="0" simplePos="0" relativeHeight="11" behindDoc="0" locked="0" layoutInCell="1" allowOverlap="1" wp14:anchorId="4ACDC1DD" wp14:editId="52931C9E">
            <wp:simplePos x="0" y="0"/>
            <wp:positionH relativeFrom="column">
              <wp:align>center</wp:align>
            </wp:positionH>
            <wp:positionV relativeFrom="paragraph">
              <wp:align>top</wp:align>
            </wp:positionV>
            <wp:extent cx="4413250" cy="2817495"/>
            <wp:effectExtent l="0" t="0" r="0" b="0"/>
            <wp:wrapSquare wrapText="largest"/>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32"/>
                    <a:stretch>
                      <a:fillRect/>
                    </a:stretch>
                  </pic:blipFill>
                  <pic:spPr bwMode="auto">
                    <a:xfrm>
                      <a:off x="0" y="0"/>
                      <a:ext cx="4413250" cy="2817495"/>
                    </a:xfrm>
                    <a:prstGeom prst="rect">
                      <a:avLst/>
                    </a:prstGeom>
                    <a:noFill/>
                    <a:ln w="9525">
                      <a:noFill/>
                      <a:miter lim="800000"/>
                      <a:headEnd/>
                      <a:tailEnd/>
                    </a:ln>
                  </pic:spPr>
                </pic:pic>
              </a:graphicData>
            </a:graphic>
          </wp:anchor>
        </w:drawing>
      </w:r>
    </w:p>
    <w:p w14:paraId="452226BC" w14:textId="77777777" w:rsidR="00105912" w:rsidRDefault="00105912">
      <w:pPr>
        <w:pStyle w:val="TextBody"/>
      </w:pPr>
    </w:p>
    <w:p w14:paraId="4A34E5F8" w14:textId="77777777" w:rsidR="00105912" w:rsidRDefault="00105912">
      <w:pPr>
        <w:pStyle w:val="TextBody"/>
      </w:pPr>
    </w:p>
    <w:p w14:paraId="6A67359B" w14:textId="77777777" w:rsidR="00105912" w:rsidRDefault="00105912">
      <w:pPr>
        <w:pStyle w:val="TextBody"/>
      </w:pPr>
    </w:p>
    <w:p w14:paraId="14806556" w14:textId="77777777" w:rsidR="00105912" w:rsidRDefault="00105912">
      <w:pPr>
        <w:pStyle w:val="TextBody"/>
      </w:pPr>
    </w:p>
    <w:p w14:paraId="1CBC488B" w14:textId="77777777" w:rsidR="00105912" w:rsidRDefault="00105912">
      <w:pPr>
        <w:pStyle w:val="TextBody"/>
      </w:pPr>
    </w:p>
    <w:p w14:paraId="7E37CE17" w14:textId="77777777" w:rsidR="00105912" w:rsidRDefault="00105912">
      <w:pPr>
        <w:pStyle w:val="TextBody"/>
      </w:pPr>
    </w:p>
    <w:p w14:paraId="3DEA4124" w14:textId="77777777" w:rsidR="00105912" w:rsidRDefault="00105912">
      <w:pPr>
        <w:pStyle w:val="TextBody"/>
      </w:pPr>
    </w:p>
    <w:p w14:paraId="5ED1D46C" w14:textId="77777777" w:rsidR="00105912" w:rsidRDefault="00105912">
      <w:pPr>
        <w:pStyle w:val="TextBody"/>
      </w:pPr>
    </w:p>
    <w:p w14:paraId="32CF24FA" w14:textId="77777777" w:rsidR="00105912" w:rsidRDefault="00105912">
      <w:pPr>
        <w:pStyle w:val="TextBody"/>
      </w:pPr>
    </w:p>
    <w:p w14:paraId="4FCA5A52" w14:textId="77777777" w:rsidR="00105912" w:rsidRDefault="00756F4E">
      <w:pPr>
        <w:pStyle w:val="TextBody"/>
        <w:jc w:val="center"/>
      </w:pPr>
      <w:r>
        <w:t>(Fig. 35 Edit Order - Instructions)</w:t>
      </w:r>
    </w:p>
    <w:p w14:paraId="20F7CAEA" w14:textId="77777777" w:rsidR="00105912" w:rsidRDefault="00756F4E">
      <w:pPr>
        <w:pStyle w:val="Heading2"/>
      </w:pPr>
      <w:bookmarkStart w:id="85" w:name="__RefHeading__2505_1928123875"/>
      <w:bookmarkEnd w:id="85"/>
      <w:r>
        <w:lastRenderedPageBreak/>
        <w:t>2.12 Pharmacist removes the hol</w:t>
      </w:r>
      <w:r>
        <w:t>d on the Order(s)</w:t>
      </w:r>
    </w:p>
    <w:p w14:paraId="5D3045A7" w14:textId="77777777" w:rsidR="00105912" w:rsidRDefault="00756F4E">
      <w:pPr>
        <w:pStyle w:val="TextBody"/>
      </w:pPr>
      <w:r>
        <w:t xml:space="preserve">Once the Pharmacist is assured that the Orders that were placed on hold earlier, can be dispatched now, he/she logs into the Pharmacy homepage and </w:t>
      </w:r>
      <w:ins w:id="86" w:author="Unknown Author" w:date="2017-03-15T11:50:00Z">
        <w:r>
          <w:t>check marks the check-box corresponding to the Order(</w:t>
        </w:r>
        <w:proofErr w:type="gramStart"/>
        <w:r>
          <w:t>s)  on</w:t>
        </w:r>
        <w:proofErr w:type="gramEnd"/>
        <w:r>
          <w:t xml:space="preserve"> which the hold has to be remove</w:t>
        </w:r>
        <w:r>
          <w:t>d and clicks on the 'Remove Hold' button.</w:t>
        </w:r>
      </w:ins>
      <w:r>
        <w:t xml:space="preserve"> </w:t>
      </w:r>
    </w:p>
    <w:p w14:paraId="1FECFEEC" w14:textId="77777777" w:rsidR="00105912" w:rsidRDefault="00756F4E">
      <w:pPr>
        <w:pStyle w:val="TextBody"/>
      </w:pPr>
      <w:r>
        <w:rPr>
          <w:noProof/>
          <w:lang w:eastAsia="en-US" w:bidi="ar-SA"/>
        </w:rPr>
        <w:drawing>
          <wp:anchor distT="0" distB="0" distL="0" distR="0" simplePos="0" relativeHeight="54" behindDoc="0" locked="0" layoutInCell="1" allowOverlap="1" wp14:anchorId="70BDB15D" wp14:editId="384A2011">
            <wp:simplePos x="0" y="0"/>
            <wp:positionH relativeFrom="column">
              <wp:align>center</wp:align>
            </wp:positionH>
            <wp:positionV relativeFrom="paragraph">
              <wp:align>top</wp:align>
            </wp:positionV>
            <wp:extent cx="4568825" cy="2922905"/>
            <wp:effectExtent l="0" t="0" r="0" b="0"/>
            <wp:wrapSquare wrapText="largest"/>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15"/>
                    <a:stretch>
                      <a:fillRect/>
                    </a:stretch>
                  </pic:blipFill>
                  <pic:spPr bwMode="auto">
                    <a:xfrm>
                      <a:off x="0" y="0"/>
                      <a:ext cx="4568825" cy="2922905"/>
                    </a:xfrm>
                    <a:prstGeom prst="rect">
                      <a:avLst/>
                    </a:prstGeom>
                    <a:noFill/>
                    <a:ln w="9525">
                      <a:noFill/>
                      <a:miter lim="800000"/>
                      <a:headEnd/>
                      <a:tailEnd/>
                    </a:ln>
                  </pic:spPr>
                </pic:pic>
              </a:graphicData>
            </a:graphic>
          </wp:anchor>
        </w:drawing>
      </w:r>
    </w:p>
    <w:p w14:paraId="61FC62BF" w14:textId="77777777" w:rsidR="00105912" w:rsidRDefault="00105912">
      <w:pPr>
        <w:pStyle w:val="TextBody"/>
      </w:pPr>
    </w:p>
    <w:p w14:paraId="2A653060" w14:textId="77777777" w:rsidR="00105912" w:rsidRDefault="00105912">
      <w:pPr>
        <w:pStyle w:val="TextBody"/>
      </w:pPr>
    </w:p>
    <w:p w14:paraId="06FD9770" w14:textId="77777777" w:rsidR="00105912" w:rsidRDefault="00105912">
      <w:pPr>
        <w:pStyle w:val="TextBody"/>
      </w:pPr>
    </w:p>
    <w:p w14:paraId="49A75EE1" w14:textId="77777777" w:rsidR="00105912" w:rsidRDefault="00105912">
      <w:pPr>
        <w:pStyle w:val="TextBody"/>
      </w:pPr>
    </w:p>
    <w:p w14:paraId="34EFCA9C" w14:textId="77777777" w:rsidR="00105912" w:rsidRDefault="00105912">
      <w:pPr>
        <w:pStyle w:val="TextBody"/>
      </w:pPr>
    </w:p>
    <w:p w14:paraId="6E3C9996" w14:textId="77777777" w:rsidR="00105912" w:rsidRDefault="00105912">
      <w:pPr>
        <w:pStyle w:val="TextBody"/>
      </w:pPr>
    </w:p>
    <w:p w14:paraId="25DD044F" w14:textId="77777777" w:rsidR="00105912" w:rsidRDefault="00105912">
      <w:pPr>
        <w:pStyle w:val="TextBody"/>
      </w:pPr>
    </w:p>
    <w:p w14:paraId="2AFB0512" w14:textId="77777777" w:rsidR="00105912" w:rsidRDefault="00105912">
      <w:pPr>
        <w:pStyle w:val="TextBody"/>
      </w:pPr>
    </w:p>
    <w:p w14:paraId="7AFE4A1E" w14:textId="77777777" w:rsidR="00105912" w:rsidRDefault="00105912">
      <w:pPr>
        <w:pStyle w:val="TextBody"/>
      </w:pPr>
    </w:p>
    <w:p w14:paraId="086E6527" w14:textId="77777777" w:rsidR="00105912" w:rsidRDefault="00756F4E">
      <w:pPr>
        <w:pStyle w:val="TextBody"/>
        <w:jc w:val="center"/>
      </w:pPr>
      <w:r>
        <w:t>(Fig. 36 Pharmacy homepage)</w:t>
      </w:r>
    </w:p>
    <w:p w14:paraId="0E2B2D36" w14:textId="77777777" w:rsidR="00105912" w:rsidRDefault="00105912">
      <w:pPr>
        <w:pStyle w:val="TextBody"/>
        <w:jc w:val="center"/>
      </w:pPr>
    </w:p>
    <w:p w14:paraId="29723242" w14:textId="77777777" w:rsidR="00105912" w:rsidRDefault="00756F4E">
      <w:pPr>
        <w:pStyle w:val="TextBody"/>
      </w:pPr>
      <w:r>
        <w:t>This will display a pop-up to confirm removal of the hold on the Order(s) and set the Order status as 'Active', thus removing the Order(s) from this list.</w:t>
      </w:r>
    </w:p>
    <w:p w14:paraId="1CFEC5F3" w14:textId="77777777" w:rsidR="00105912" w:rsidRDefault="00756F4E">
      <w:pPr>
        <w:pStyle w:val="TextBody"/>
      </w:pPr>
      <w:r>
        <w:rPr>
          <w:noProof/>
          <w:lang w:eastAsia="en-US" w:bidi="ar-SA"/>
        </w:rPr>
        <w:drawing>
          <wp:anchor distT="0" distB="0" distL="0" distR="0" simplePos="0" relativeHeight="37" behindDoc="0" locked="0" layoutInCell="1" allowOverlap="1" wp14:anchorId="0EBCF994" wp14:editId="02BF6E99">
            <wp:simplePos x="0" y="0"/>
            <wp:positionH relativeFrom="column">
              <wp:align>center</wp:align>
            </wp:positionH>
            <wp:positionV relativeFrom="paragraph">
              <wp:align>top</wp:align>
            </wp:positionV>
            <wp:extent cx="2212975" cy="822960"/>
            <wp:effectExtent l="0" t="0" r="0" b="0"/>
            <wp:wrapSquare wrapText="largest"/>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19"/>
                    <a:stretch>
                      <a:fillRect/>
                    </a:stretch>
                  </pic:blipFill>
                  <pic:spPr bwMode="auto">
                    <a:xfrm>
                      <a:off x="0" y="0"/>
                      <a:ext cx="2212975" cy="822960"/>
                    </a:xfrm>
                    <a:prstGeom prst="rect">
                      <a:avLst/>
                    </a:prstGeom>
                    <a:noFill/>
                    <a:ln w="9525">
                      <a:noFill/>
                      <a:miter lim="800000"/>
                      <a:headEnd/>
                      <a:tailEnd/>
                    </a:ln>
                  </pic:spPr>
                </pic:pic>
              </a:graphicData>
            </a:graphic>
          </wp:anchor>
        </w:drawing>
      </w:r>
    </w:p>
    <w:p w14:paraId="74FCC90D" w14:textId="77777777" w:rsidR="00105912" w:rsidRDefault="00105912">
      <w:pPr>
        <w:pStyle w:val="TextBody"/>
      </w:pPr>
    </w:p>
    <w:p w14:paraId="20B9E665" w14:textId="77777777" w:rsidR="00105912" w:rsidRDefault="00105912">
      <w:pPr>
        <w:pStyle w:val="TextBody"/>
      </w:pPr>
    </w:p>
    <w:p w14:paraId="16C86F1C" w14:textId="77777777" w:rsidR="00105912" w:rsidRDefault="00756F4E">
      <w:pPr>
        <w:pStyle w:val="TextBody"/>
        <w:jc w:val="center"/>
      </w:pPr>
      <w:r>
        <w:t xml:space="preserve">(Fig. 37 </w:t>
      </w:r>
      <w:r>
        <w:t>Confirm hold removal)</w:t>
      </w:r>
    </w:p>
    <w:p w14:paraId="225B446A" w14:textId="77777777" w:rsidR="00105912" w:rsidRDefault="00105912">
      <w:pPr>
        <w:pStyle w:val="TextBody"/>
      </w:pPr>
    </w:p>
    <w:p w14:paraId="225C55AD" w14:textId="77777777" w:rsidR="00105912" w:rsidRDefault="00105912">
      <w:pPr>
        <w:pStyle w:val="TextBody"/>
      </w:pPr>
    </w:p>
    <w:p w14:paraId="4B4F860B" w14:textId="77777777" w:rsidR="00105912" w:rsidRDefault="00105912">
      <w:pPr>
        <w:pStyle w:val="TextBody"/>
      </w:pPr>
    </w:p>
    <w:p w14:paraId="44D636AD" w14:textId="77777777" w:rsidR="00105912" w:rsidRDefault="00105912">
      <w:pPr>
        <w:pStyle w:val="TextBody"/>
      </w:pPr>
    </w:p>
    <w:p w14:paraId="68FC6D27" w14:textId="77777777" w:rsidR="00105912" w:rsidRDefault="00105912">
      <w:pPr>
        <w:pStyle w:val="TextBody"/>
      </w:pPr>
    </w:p>
    <w:p w14:paraId="36F456FF" w14:textId="77777777" w:rsidR="00105912" w:rsidRDefault="00105912">
      <w:pPr>
        <w:pStyle w:val="TextBody"/>
      </w:pPr>
    </w:p>
    <w:p w14:paraId="56BA48B5" w14:textId="77777777" w:rsidR="00105912" w:rsidRDefault="00756F4E">
      <w:pPr>
        <w:pStyle w:val="TextBody"/>
      </w:pPr>
      <w:r>
        <w:lastRenderedPageBreak/>
        <w:t>In this section, we will view the snapshots of the screens where the Pharmacist puts on hold some Orders in an Order Group.</w:t>
      </w:r>
    </w:p>
    <w:p w14:paraId="438419F3" w14:textId="77777777" w:rsidR="00105912" w:rsidRDefault="00756F4E">
      <w:pPr>
        <w:pStyle w:val="Heading2"/>
      </w:pPr>
      <w:bookmarkStart w:id="87" w:name="__RefHeading__1000_757499970"/>
      <w:bookmarkStart w:id="88" w:name="_Toc475453339"/>
      <w:bookmarkEnd w:id="87"/>
      <w:bookmarkEnd w:id="88"/>
      <w:r>
        <w:t>2.13 Put some Order(s) in a Group On-Hold</w:t>
      </w:r>
    </w:p>
    <w:p w14:paraId="3DE46315" w14:textId="77777777" w:rsidR="00105912" w:rsidRDefault="00756F4E">
      <w:pPr>
        <w:pStyle w:val="TextBody"/>
      </w:pPr>
      <w:r>
        <w:rPr>
          <w:iCs/>
        </w:rPr>
        <w:t>Consider another situation where Patient Betty Johnson walks i</w:t>
      </w:r>
      <w:r>
        <w:rPr>
          <w:iCs/>
        </w:rPr>
        <w:t xml:space="preserve">nto the Pharmacy to collect drugs Morphine and </w:t>
      </w:r>
      <w:proofErr w:type="spellStart"/>
      <w:r>
        <w:rPr>
          <w:iCs/>
        </w:rPr>
        <w:t>Crocin</w:t>
      </w:r>
      <w:proofErr w:type="spellEnd"/>
      <w:r>
        <w:rPr>
          <w:iCs/>
        </w:rPr>
        <w:t xml:space="preserve"> that were ordered as a group.</w:t>
      </w:r>
      <w:r>
        <w:rPr>
          <w:i/>
          <w:iCs/>
        </w:rPr>
        <w:t xml:space="preserve"> </w:t>
      </w:r>
      <w:r>
        <w:t>The Pharmacist John Watson searches for the Patient by his/her name. This displays the list of Patients named Betty Johnson. Using the D.O.B. and address for reference, the</w:t>
      </w:r>
      <w:r>
        <w:t xml:space="preserve"> Pharmacist determines the correct row for the patient present.</w:t>
      </w:r>
    </w:p>
    <w:p w14:paraId="7DB9F45E" w14:textId="77777777" w:rsidR="00105912" w:rsidRDefault="00756F4E">
      <w:pPr>
        <w:pStyle w:val="TextBody"/>
      </w:pPr>
      <w:r>
        <w:rPr>
          <w:noProof/>
          <w:lang w:eastAsia="en-US" w:bidi="ar-SA"/>
        </w:rPr>
        <w:drawing>
          <wp:anchor distT="0" distB="0" distL="0" distR="0" simplePos="0" relativeHeight="55" behindDoc="0" locked="0" layoutInCell="1" allowOverlap="1" wp14:anchorId="0502902B" wp14:editId="4E617805">
            <wp:simplePos x="0" y="0"/>
            <wp:positionH relativeFrom="column">
              <wp:align>center</wp:align>
            </wp:positionH>
            <wp:positionV relativeFrom="paragraph">
              <wp:align>top</wp:align>
            </wp:positionV>
            <wp:extent cx="3710305" cy="2334895"/>
            <wp:effectExtent l="0" t="0" r="0" b="0"/>
            <wp:wrapSquare wrapText="largest"/>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9"/>
                    <a:stretch>
                      <a:fillRect/>
                    </a:stretch>
                  </pic:blipFill>
                  <pic:spPr bwMode="auto">
                    <a:xfrm>
                      <a:off x="0" y="0"/>
                      <a:ext cx="3710305" cy="2334895"/>
                    </a:xfrm>
                    <a:prstGeom prst="rect">
                      <a:avLst/>
                    </a:prstGeom>
                    <a:noFill/>
                    <a:ln w="9525">
                      <a:noFill/>
                      <a:miter lim="800000"/>
                      <a:headEnd/>
                      <a:tailEnd/>
                    </a:ln>
                  </pic:spPr>
                </pic:pic>
              </a:graphicData>
            </a:graphic>
          </wp:anchor>
        </w:drawing>
      </w:r>
    </w:p>
    <w:p w14:paraId="61E0AEE3" w14:textId="77777777" w:rsidR="00105912" w:rsidRDefault="00105912">
      <w:pPr>
        <w:pStyle w:val="TextBody"/>
      </w:pPr>
    </w:p>
    <w:p w14:paraId="03A2144F" w14:textId="77777777" w:rsidR="00105912" w:rsidRDefault="00105912">
      <w:pPr>
        <w:pStyle w:val="TextBody"/>
      </w:pPr>
    </w:p>
    <w:p w14:paraId="7BF1C601" w14:textId="77777777" w:rsidR="00105912" w:rsidRDefault="00105912">
      <w:pPr>
        <w:pStyle w:val="TextBody"/>
      </w:pPr>
    </w:p>
    <w:p w14:paraId="0546141F" w14:textId="77777777" w:rsidR="00105912" w:rsidRDefault="00105912">
      <w:pPr>
        <w:pStyle w:val="TextBody"/>
      </w:pPr>
    </w:p>
    <w:p w14:paraId="6C7E9132" w14:textId="77777777" w:rsidR="00105912" w:rsidRDefault="00105912">
      <w:pPr>
        <w:pStyle w:val="TextBody"/>
      </w:pPr>
    </w:p>
    <w:p w14:paraId="4E95243F" w14:textId="77777777" w:rsidR="00105912" w:rsidRDefault="00105912">
      <w:pPr>
        <w:pStyle w:val="TextBody"/>
      </w:pPr>
    </w:p>
    <w:p w14:paraId="4A9C731B" w14:textId="77777777" w:rsidR="00105912" w:rsidRDefault="00105912">
      <w:pPr>
        <w:pStyle w:val="TextBody"/>
      </w:pPr>
    </w:p>
    <w:p w14:paraId="6EF8B410" w14:textId="77777777" w:rsidR="00105912" w:rsidRDefault="00756F4E">
      <w:pPr>
        <w:pStyle w:val="TextBody"/>
        <w:jc w:val="center"/>
      </w:pPr>
      <w:r>
        <w:t>(Fig. 38 Pharmacy homepage)</w:t>
      </w:r>
    </w:p>
    <w:p w14:paraId="5620C12C" w14:textId="77777777" w:rsidR="00105912" w:rsidRDefault="00756F4E">
      <w:pPr>
        <w:pStyle w:val="TextBody"/>
        <w:rPr>
          <w:iCs/>
        </w:rPr>
      </w:pPr>
      <w:r>
        <w:rPr>
          <w:iCs/>
        </w:rPr>
        <w:br/>
        <w:t xml:space="preserve">The Pharmacist John Watson opens Betty's Drug Order page to find active Orders for Morphine and </w:t>
      </w:r>
      <w:proofErr w:type="spellStart"/>
      <w:r>
        <w:rPr>
          <w:iCs/>
        </w:rPr>
        <w:t>Crocin</w:t>
      </w:r>
      <w:proofErr w:type="spellEnd"/>
      <w:r>
        <w:rPr>
          <w:iCs/>
        </w:rPr>
        <w:t>. However, it is not clear to John if the prescribed</w:t>
      </w:r>
      <w:r>
        <w:rPr>
          <w:iCs/>
        </w:rPr>
        <w:t xml:space="preserve"> the </w:t>
      </w:r>
      <w:proofErr w:type="spellStart"/>
      <w:r>
        <w:rPr>
          <w:iCs/>
        </w:rPr>
        <w:t>Crocin</w:t>
      </w:r>
      <w:proofErr w:type="spellEnd"/>
      <w:r>
        <w:rPr>
          <w:iCs/>
        </w:rPr>
        <w:t xml:space="preserve"> drug must be dispatched in capsule form or syrup form. Thus, he will now put the </w:t>
      </w:r>
      <w:proofErr w:type="spellStart"/>
      <w:r>
        <w:rPr>
          <w:iCs/>
        </w:rPr>
        <w:t>Crocin</w:t>
      </w:r>
      <w:proofErr w:type="spellEnd"/>
      <w:r>
        <w:rPr>
          <w:iCs/>
        </w:rPr>
        <w:t xml:space="preserve"> Order on hold.</w:t>
      </w:r>
    </w:p>
    <w:p w14:paraId="419F9C76" w14:textId="77777777" w:rsidR="00105912" w:rsidRDefault="00756F4E">
      <w:pPr>
        <w:pStyle w:val="TextBody"/>
        <w:rPr>
          <w:i/>
          <w:iCs/>
        </w:rPr>
      </w:pPr>
      <w:r>
        <w:rPr>
          <w:i/>
          <w:iCs/>
          <w:noProof/>
          <w:lang w:eastAsia="en-US" w:bidi="ar-SA"/>
        </w:rPr>
        <w:drawing>
          <wp:anchor distT="0" distB="0" distL="0" distR="0" simplePos="0" relativeHeight="12" behindDoc="0" locked="0" layoutInCell="1" allowOverlap="1" wp14:anchorId="0C4643B5" wp14:editId="7EA03085">
            <wp:simplePos x="0" y="0"/>
            <wp:positionH relativeFrom="column">
              <wp:align>center</wp:align>
            </wp:positionH>
            <wp:positionV relativeFrom="paragraph">
              <wp:align>top</wp:align>
            </wp:positionV>
            <wp:extent cx="3613150" cy="2308225"/>
            <wp:effectExtent l="0" t="0" r="0" b="0"/>
            <wp:wrapSquare wrapText="largest"/>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27"/>
                    <a:stretch>
                      <a:fillRect/>
                    </a:stretch>
                  </pic:blipFill>
                  <pic:spPr bwMode="auto">
                    <a:xfrm>
                      <a:off x="0" y="0"/>
                      <a:ext cx="3613150" cy="2308225"/>
                    </a:xfrm>
                    <a:prstGeom prst="rect">
                      <a:avLst/>
                    </a:prstGeom>
                    <a:noFill/>
                    <a:ln w="9525">
                      <a:noFill/>
                      <a:miter lim="800000"/>
                      <a:headEnd/>
                      <a:tailEnd/>
                    </a:ln>
                  </pic:spPr>
                </pic:pic>
              </a:graphicData>
            </a:graphic>
          </wp:anchor>
        </w:drawing>
      </w:r>
    </w:p>
    <w:p w14:paraId="23422ECA" w14:textId="77777777" w:rsidR="00105912" w:rsidRDefault="00105912">
      <w:pPr>
        <w:pStyle w:val="TextBody"/>
      </w:pPr>
    </w:p>
    <w:p w14:paraId="3D09BFA5" w14:textId="77777777" w:rsidR="00105912" w:rsidRDefault="00105912">
      <w:pPr>
        <w:pStyle w:val="TextBody"/>
      </w:pPr>
    </w:p>
    <w:p w14:paraId="3A09E2A0" w14:textId="77777777" w:rsidR="00105912" w:rsidRDefault="00105912">
      <w:pPr>
        <w:pStyle w:val="TextBody"/>
      </w:pPr>
    </w:p>
    <w:p w14:paraId="2847EB1E" w14:textId="77777777" w:rsidR="00105912" w:rsidRDefault="00105912">
      <w:pPr>
        <w:pStyle w:val="TextBody"/>
      </w:pPr>
    </w:p>
    <w:p w14:paraId="6A13B350" w14:textId="77777777" w:rsidR="00105912" w:rsidRDefault="00105912">
      <w:pPr>
        <w:pStyle w:val="TextBody"/>
      </w:pPr>
    </w:p>
    <w:p w14:paraId="10D306F7" w14:textId="77777777" w:rsidR="00105912" w:rsidRDefault="00105912">
      <w:pPr>
        <w:pStyle w:val="TextBody"/>
      </w:pPr>
    </w:p>
    <w:p w14:paraId="0ABEF1B9" w14:textId="77777777" w:rsidR="00105912" w:rsidRDefault="00105912">
      <w:pPr>
        <w:pStyle w:val="TextBody"/>
      </w:pPr>
    </w:p>
    <w:p w14:paraId="5A4BFE54" w14:textId="77777777" w:rsidR="00105912" w:rsidRDefault="00756F4E">
      <w:pPr>
        <w:pStyle w:val="TextBody"/>
        <w:jc w:val="center"/>
      </w:pPr>
      <w:r>
        <w:t>(</w:t>
      </w:r>
      <w:bookmarkStart w:id="89" w:name="__DdeLink__605_5656152611"/>
      <w:r>
        <w:t>Fig. 39 Drug Order page)</w:t>
      </w:r>
      <w:bookmarkEnd w:id="89"/>
      <w:r>
        <w:commentReference w:id="90"/>
      </w:r>
    </w:p>
    <w:p w14:paraId="3068B83B" w14:textId="77777777" w:rsidR="00105912" w:rsidRDefault="00756F4E">
      <w:pPr>
        <w:pStyle w:val="TextBody"/>
      </w:pPr>
      <w:bookmarkStart w:id="91" w:name="_Toc47354080221"/>
      <w:bookmarkEnd w:id="91"/>
      <w:r>
        <w:lastRenderedPageBreak/>
        <w:t>The Pharmacist John selects a row representing all the Orders ordered as a part of a group. As describe</w:t>
      </w:r>
      <w:r>
        <w:t xml:space="preserve">d in the UI design, he ignores the checkbox corresponding to the Order for Morphine and checks the check-box corresponding to </w:t>
      </w:r>
      <w:proofErr w:type="spellStart"/>
      <w:r>
        <w:rPr>
          <w:iCs/>
        </w:rPr>
        <w:t>Crocin</w:t>
      </w:r>
      <w:proofErr w:type="spellEnd"/>
      <w:r>
        <w:t xml:space="preserve"> Order before clicking the 'On Hold' button. </w:t>
      </w:r>
    </w:p>
    <w:p w14:paraId="3C706F7F" w14:textId="77777777" w:rsidR="00105912" w:rsidRDefault="00756F4E">
      <w:pPr>
        <w:pStyle w:val="TextBody"/>
      </w:pPr>
      <w:r>
        <w:rPr>
          <w:noProof/>
          <w:lang w:eastAsia="en-US" w:bidi="ar-SA"/>
        </w:rPr>
        <w:drawing>
          <wp:anchor distT="0" distB="0" distL="0" distR="0" simplePos="0" relativeHeight="13" behindDoc="0" locked="0" layoutInCell="1" allowOverlap="1" wp14:anchorId="6272603E" wp14:editId="58E3032A">
            <wp:simplePos x="0" y="0"/>
            <wp:positionH relativeFrom="column">
              <wp:align>center</wp:align>
            </wp:positionH>
            <wp:positionV relativeFrom="paragraph">
              <wp:align>top</wp:align>
            </wp:positionV>
            <wp:extent cx="4199890" cy="2880360"/>
            <wp:effectExtent l="0" t="0" r="0" b="0"/>
            <wp:wrapSquare wrapText="largest"/>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28"/>
                    <a:stretch>
                      <a:fillRect/>
                    </a:stretch>
                  </pic:blipFill>
                  <pic:spPr bwMode="auto">
                    <a:xfrm>
                      <a:off x="0" y="0"/>
                      <a:ext cx="4199890" cy="2880360"/>
                    </a:xfrm>
                    <a:prstGeom prst="rect">
                      <a:avLst/>
                    </a:prstGeom>
                    <a:noFill/>
                    <a:ln w="9525">
                      <a:noFill/>
                      <a:miter lim="800000"/>
                      <a:headEnd/>
                      <a:tailEnd/>
                    </a:ln>
                  </pic:spPr>
                </pic:pic>
              </a:graphicData>
            </a:graphic>
          </wp:anchor>
        </w:drawing>
      </w:r>
    </w:p>
    <w:p w14:paraId="40724097" w14:textId="77777777" w:rsidR="00105912" w:rsidRDefault="00105912">
      <w:pPr>
        <w:pStyle w:val="TextBody"/>
      </w:pPr>
    </w:p>
    <w:p w14:paraId="7A24B872" w14:textId="77777777" w:rsidR="00105912" w:rsidRDefault="00105912">
      <w:pPr>
        <w:pStyle w:val="TextBody"/>
      </w:pPr>
    </w:p>
    <w:p w14:paraId="6DC4D437" w14:textId="77777777" w:rsidR="00105912" w:rsidRDefault="00105912">
      <w:pPr>
        <w:pStyle w:val="TextBody"/>
      </w:pPr>
    </w:p>
    <w:p w14:paraId="330E23EA" w14:textId="77777777" w:rsidR="00105912" w:rsidRDefault="00105912">
      <w:pPr>
        <w:pStyle w:val="TextBody"/>
      </w:pPr>
    </w:p>
    <w:p w14:paraId="40848B12" w14:textId="77777777" w:rsidR="00105912" w:rsidRDefault="00105912">
      <w:pPr>
        <w:pStyle w:val="TextBody"/>
      </w:pPr>
    </w:p>
    <w:p w14:paraId="37D7FAD2" w14:textId="77777777" w:rsidR="00105912" w:rsidRDefault="00105912">
      <w:pPr>
        <w:pStyle w:val="TextBody"/>
      </w:pPr>
    </w:p>
    <w:p w14:paraId="73BE167D" w14:textId="77777777" w:rsidR="00105912" w:rsidRDefault="00105912">
      <w:pPr>
        <w:pStyle w:val="TextBody"/>
      </w:pPr>
    </w:p>
    <w:p w14:paraId="5E71AF32" w14:textId="77777777" w:rsidR="00105912" w:rsidRDefault="00105912">
      <w:pPr>
        <w:pStyle w:val="TextBody"/>
      </w:pPr>
    </w:p>
    <w:p w14:paraId="4A5AFFAF" w14:textId="77777777" w:rsidR="00105912" w:rsidRDefault="00105912">
      <w:pPr>
        <w:pStyle w:val="TextBody"/>
        <w:jc w:val="center"/>
      </w:pPr>
    </w:p>
    <w:p w14:paraId="200FB358" w14:textId="77777777" w:rsidR="00105912" w:rsidRDefault="00756F4E">
      <w:pPr>
        <w:pStyle w:val="TextBody"/>
        <w:jc w:val="center"/>
      </w:pPr>
      <w:r>
        <w:t>(Fig. 40 Order Select)</w:t>
      </w:r>
    </w:p>
    <w:p w14:paraId="155FF77C" w14:textId="77777777" w:rsidR="00105912" w:rsidRDefault="00105912">
      <w:pPr>
        <w:pStyle w:val="TextBody"/>
      </w:pPr>
    </w:p>
    <w:p w14:paraId="1DA61296" w14:textId="77777777" w:rsidR="00105912" w:rsidRDefault="00756F4E">
      <w:pPr>
        <w:pStyle w:val="TextBody"/>
      </w:pPr>
      <w:r>
        <w:t>John provides some comments regarding why t</w:t>
      </w:r>
      <w:r>
        <w:t xml:space="preserve">he Order(s) needs to be put on hold. </w:t>
      </w:r>
    </w:p>
    <w:p w14:paraId="0723C35C" w14:textId="77777777" w:rsidR="00105912" w:rsidRDefault="00756F4E">
      <w:pPr>
        <w:pStyle w:val="TextBody"/>
      </w:pPr>
      <w:r>
        <w:rPr>
          <w:noProof/>
          <w:lang w:eastAsia="en-US" w:bidi="ar-SA"/>
        </w:rPr>
        <w:drawing>
          <wp:anchor distT="0" distB="0" distL="0" distR="0" simplePos="0" relativeHeight="38" behindDoc="0" locked="0" layoutInCell="1" allowOverlap="1" wp14:anchorId="17FD3787" wp14:editId="684804A4">
            <wp:simplePos x="0" y="0"/>
            <wp:positionH relativeFrom="column">
              <wp:align>center</wp:align>
            </wp:positionH>
            <wp:positionV relativeFrom="paragraph">
              <wp:align>top</wp:align>
            </wp:positionV>
            <wp:extent cx="4281170" cy="2943225"/>
            <wp:effectExtent l="0" t="0" r="0" b="0"/>
            <wp:wrapSquare wrapText="largest"/>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20"/>
                    <a:stretch>
                      <a:fillRect/>
                    </a:stretch>
                  </pic:blipFill>
                  <pic:spPr bwMode="auto">
                    <a:xfrm>
                      <a:off x="0" y="0"/>
                      <a:ext cx="4281170" cy="2943225"/>
                    </a:xfrm>
                    <a:prstGeom prst="rect">
                      <a:avLst/>
                    </a:prstGeom>
                    <a:noFill/>
                    <a:ln w="9525">
                      <a:noFill/>
                      <a:miter lim="800000"/>
                      <a:headEnd/>
                      <a:tailEnd/>
                    </a:ln>
                  </pic:spPr>
                </pic:pic>
              </a:graphicData>
            </a:graphic>
          </wp:anchor>
        </w:drawing>
      </w:r>
    </w:p>
    <w:p w14:paraId="020A631D" w14:textId="77777777" w:rsidR="00105912" w:rsidRDefault="00105912">
      <w:pPr>
        <w:pStyle w:val="TextBody"/>
      </w:pPr>
    </w:p>
    <w:p w14:paraId="6388F5F9" w14:textId="77777777" w:rsidR="00105912" w:rsidRDefault="00105912">
      <w:pPr>
        <w:pStyle w:val="TextBody"/>
      </w:pPr>
    </w:p>
    <w:p w14:paraId="18513245" w14:textId="77777777" w:rsidR="00105912" w:rsidRDefault="00105912">
      <w:pPr>
        <w:pStyle w:val="TextBody"/>
      </w:pPr>
    </w:p>
    <w:p w14:paraId="7E023F41" w14:textId="77777777" w:rsidR="00105912" w:rsidRDefault="00105912">
      <w:pPr>
        <w:pStyle w:val="TextBody"/>
      </w:pPr>
    </w:p>
    <w:p w14:paraId="374197AD" w14:textId="77777777" w:rsidR="00105912" w:rsidRDefault="00105912">
      <w:pPr>
        <w:pStyle w:val="TextBody"/>
      </w:pPr>
    </w:p>
    <w:p w14:paraId="6A649373" w14:textId="77777777" w:rsidR="00105912" w:rsidRDefault="00105912">
      <w:pPr>
        <w:pStyle w:val="TextBody"/>
      </w:pPr>
    </w:p>
    <w:p w14:paraId="2F79872F" w14:textId="77777777" w:rsidR="00105912" w:rsidRDefault="00105912">
      <w:pPr>
        <w:pStyle w:val="TextBody"/>
      </w:pPr>
    </w:p>
    <w:p w14:paraId="6443D8D5" w14:textId="77777777" w:rsidR="00105912" w:rsidRDefault="00105912">
      <w:pPr>
        <w:pStyle w:val="TextBody"/>
      </w:pPr>
    </w:p>
    <w:p w14:paraId="19E25D84" w14:textId="77777777" w:rsidR="00105912" w:rsidRDefault="00105912">
      <w:pPr>
        <w:pStyle w:val="TextBody"/>
      </w:pPr>
    </w:p>
    <w:p w14:paraId="1C2A4747" w14:textId="77777777" w:rsidR="00105912" w:rsidRDefault="00105912">
      <w:pPr>
        <w:pStyle w:val="TextBody"/>
      </w:pPr>
    </w:p>
    <w:p w14:paraId="1CFD3CB9" w14:textId="77777777" w:rsidR="00105912" w:rsidRDefault="00756F4E">
      <w:pPr>
        <w:pStyle w:val="TextBody"/>
        <w:jc w:val="center"/>
      </w:pPr>
      <w:r>
        <w:t>(Fig. 41 Order Record)</w:t>
      </w:r>
    </w:p>
    <w:p w14:paraId="3A0F3516" w14:textId="77777777" w:rsidR="00105912" w:rsidRDefault="00756F4E">
      <w:pPr>
        <w:pStyle w:val="TextBody"/>
      </w:pPr>
      <w:r>
        <w:lastRenderedPageBreak/>
        <w:t xml:space="preserve">In this case, he sends an email to the </w:t>
      </w:r>
      <w:proofErr w:type="spellStart"/>
      <w:r>
        <w:t>Orderer</w:t>
      </w:r>
      <w:proofErr w:type="spellEnd"/>
      <w:r>
        <w:t xml:space="preserve"> about the Order(s) that is requested to be discarded. </w:t>
      </w:r>
    </w:p>
    <w:p w14:paraId="74746973" w14:textId="77777777" w:rsidR="00105912" w:rsidRDefault="00756F4E">
      <w:pPr>
        <w:pStyle w:val="TextBody"/>
      </w:pPr>
      <w:r>
        <w:rPr>
          <w:noProof/>
          <w:lang w:eastAsia="en-US" w:bidi="ar-SA"/>
        </w:rPr>
        <w:drawing>
          <wp:anchor distT="0" distB="0" distL="0" distR="0" simplePos="0" relativeHeight="14" behindDoc="0" locked="0" layoutInCell="1" allowOverlap="1" wp14:anchorId="2DE6F62C" wp14:editId="107ED3B9">
            <wp:simplePos x="0" y="0"/>
            <wp:positionH relativeFrom="column">
              <wp:align>center</wp:align>
            </wp:positionH>
            <wp:positionV relativeFrom="paragraph">
              <wp:align>top</wp:align>
            </wp:positionV>
            <wp:extent cx="4589145" cy="2311400"/>
            <wp:effectExtent l="0" t="0" r="0" b="0"/>
            <wp:wrapSquare wrapText="largest"/>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13"/>
                    <a:stretch>
                      <a:fillRect/>
                    </a:stretch>
                  </pic:blipFill>
                  <pic:spPr bwMode="auto">
                    <a:xfrm>
                      <a:off x="0" y="0"/>
                      <a:ext cx="4589145" cy="2311400"/>
                    </a:xfrm>
                    <a:prstGeom prst="rect">
                      <a:avLst/>
                    </a:prstGeom>
                    <a:noFill/>
                    <a:ln w="9525">
                      <a:noFill/>
                      <a:miter lim="800000"/>
                      <a:headEnd/>
                      <a:tailEnd/>
                    </a:ln>
                  </pic:spPr>
                </pic:pic>
              </a:graphicData>
            </a:graphic>
          </wp:anchor>
        </w:drawing>
      </w:r>
    </w:p>
    <w:p w14:paraId="30FE6687" w14:textId="77777777" w:rsidR="00105912" w:rsidRDefault="00105912">
      <w:pPr>
        <w:pStyle w:val="TextBody"/>
      </w:pPr>
    </w:p>
    <w:p w14:paraId="2AB0055D" w14:textId="77777777" w:rsidR="00105912" w:rsidRDefault="00105912">
      <w:pPr>
        <w:pStyle w:val="TextBody"/>
      </w:pPr>
    </w:p>
    <w:p w14:paraId="3DCA7CBA" w14:textId="77777777" w:rsidR="00105912" w:rsidRDefault="00105912">
      <w:pPr>
        <w:pStyle w:val="TextBody"/>
      </w:pPr>
    </w:p>
    <w:p w14:paraId="1C1FD166" w14:textId="77777777" w:rsidR="00105912" w:rsidRDefault="00105912">
      <w:pPr>
        <w:pStyle w:val="TextBody"/>
      </w:pPr>
    </w:p>
    <w:p w14:paraId="0BB10A21" w14:textId="77777777" w:rsidR="00105912" w:rsidRDefault="00105912">
      <w:pPr>
        <w:pStyle w:val="TextBody"/>
      </w:pPr>
    </w:p>
    <w:p w14:paraId="21DE3FD3" w14:textId="77777777" w:rsidR="00105912" w:rsidRDefault="00105912">
      <w:pPr>
        <w:pStyle w:val="TextBody"/>
      </w:pPr>
    </w:p>
    <w:p w14:paraId="66433F17" w14:textId="77777777" w:rsidR="00105912" w:rsidRDefault="00105912">
      <w:pPr>
        <w:pStyle w:val="TextBody"/>
      </w:pPr>
    </w:p>
    <w:p w14:paraId="3CD85376" w14:textId="77777777" w:rsidR="00105912" w:rsidRDefault="00756F4E">
      <w:pPr>
        <w:pStyle w:val="TextBody"/>
        <w:jc w:val="center"/>
      </w:pPr>
      <w:r>
        <w:t>(Fig. 42 Mail Notification)</w:t>
      </w:r>
    </w:p>
    <w:p w14:paraId="5206A43E" w14:textId="77777777" w:rsidR="00105912" w:rsidRDefault="00105912">
      <w:pPr>
        <w:pStyle w:val="TextBody"/>
      </w:pPr>
    </w:p>
    <w:p w14:paraId="63D7B836" w14:textId="77777777" w:rsidR="00105912" w:rsidRDefault="00756F4E">
      <w:pPr>
        <w:pStyle w:val="TextBody"/>
      </w:pPr>
      <w:r>
        <w:t xml:space="preserve">Once that is done, the Orders for Morphine </w:t>
      </w:r>
      <w:r>
        <w:t xml:space="preserve">and </w:t>
      </w:r>
      <w:proofErr w:type="spellStart"/>
      <w:r>
        <w:t>Crocin</w:t>
      </w:r>
      <w:proofErr w:type="spellEnd"/>
      <w:r>
        <w:t xml:space="preserve"> continue to be listed in the Patient's Active Drug Orders table though only </w:t>
      </w:r>
      <w:proofErr w:type="spellStart"/>
      <w:r>
        <w:t>Crocin</w:t>
      </w:r>
      <w:proofErr w:type="spellEnd"/>
      <w:r>
        <w:t xml:space="preserve"> Order is displayed in a different color. This tells the users that Morphine and </w:t>
      </w:r>
      <w:proofErr w:type="spellStart"/>
      <w:r>
        <w:t>Crocin</w:t>
      </w:r>
      <w:proofErr w:type="spellEnd"/>
      <w:r>
        <w:t xml:space="preserve"> are ordered together but the Order for </w:t>
      </w:r>
      <w:proofErr w:type="spellStart"/>
      <w:r>
        <w:t>Crocin</w:t>
      </w:r>
      <w:proofErr w:type="spellEnd"/>
      <w:r>
        <w:t xml:space="preserve"> has been put on hold.</w:t>
      </w:r>
    </w:p>
    <w:p w14:paraId="65C2D9B7" w14:textId="77777777" w:rsidR="00105912" w:rsidRDefault="00756F4E">
      <w:pPr>
        <w:pStyle w:val="TextBody"/>
      </w:pPr>
      <w:r>
        <w:rPr>
          <w:noProof/>
          <w:lang w:eastAsia="en-US" w:bidi="ar-SA"/>
        </w:rPr>
        <w:drawing>
          <wp:anchor distT="0" distB="0" distL="0" distR="0" simplePos="0" relativeHeight="15" behindDoc="0" locked="0" layoutInCell="1" allowOverlap="1" wp14:anchorId="6C8D1C99" wp14:editId="7C8F02DA">
            <wp:simplePos x="0" y="0"/>
            <wp:positionH relativeFrom="column">
              <wp:align>center</wp:align>
            </wp:positionH>
            <wp:positionV relativeFrom="paragraph">
              <wp:align>top</wp:align>
            </wp:positionV>
            <wp:extent cx="4584700" cy="2946400"/>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33"/>
                    <a:stretch>
                      <a:fillRect/>
                    </a:stretch>
                  </pic:blipFill>
                  <pic:spPr bwMode="auto">
                    <a:xfrm>
                      <a:off x="0" y="0"/>
                      <a:ext cx="4584700" cy="2946400"/>
                    </a:xfrm>
                    <a:prstGeom prst="rect">
                      <a:avLst/>
                    </a:prstGeom>
                    <a:noFill/>
                    <a:ln w="9525">
                      <a:noFill/>
                      <a:miter lim="800000"/>
                      <a:headEnd/>
                      <a:tailEnd/>
                    </a:ln>
                  </pic:spPr>
                </pic:pic>
              </a:graphicData>
            </a:graphic>
          </wp:anchor>
        </w:drawing>
      </w:r>
    </w:p>
    <w:p w14:paraId="7F27231C" w14:textId="77777777" w:rsidR="00105912" w:rsidRDefault="00105912">
      <w:pPr>
        <w:pStyle w:val="TextBody"/>
      </w:pPr>
    </w:p>
    <w:p w14:paraId="1B7ADD03" w14:textId="77777777" w:rsidR="00105912" w:rsidRDefault="00105912">
      <w:pPr>
        <w:pStyle w:val="TextBody"/>
      </w:pPr>
    </w:p>
    <w:p w14:paraId="537D8F09" w14:textId="77777777" w:rsidR="00105912" w:rsidRDefault="00105912">
      <w:pPr>
        <w:pStyle w:val="TextBody"/>
      </w:pPr>
    </w:p>
    <w:p w14:paraId="12E52909" w14:textId="77777777" w:rsidR="00105912" w:rsidRDefault="00105912">
      <w:pPr>
        <w:pStyle w:val="TextBody"/>
      </w:pPr>
    </w:p>
    <w:p w14:paraId="7C63ECCC" w14:textId="77777777" w:rsidR="00105912" w:rsidRDefault="00105912">
      <w:pPr>
        <w:pStyle w:val="TextBody"/>
      </w:pPr>
    </w:p>
    <w:p w14:paraId="20804699" w14:textId="77777777" w:rsidR="00105912" w:rsidRDefault="00105912">
      <w:pPr>
        <w:pStyle w:val="TextBody"/>
      </w:pPr>
    </w:p>
    <w:p w14:paraId="7421120D" w14:textId="77777777" w:rsidR="00105912" w:rsidRDefault="00105912">
      <w:pPr>
        <w:pStyle w:val="TextBody"/>
      </w:pPr>
    </w:p>
    <w:p w14:paraId="33BE7EF3" w14:textId="77777777" w:rsidR="00105912" w:rsidRDefault="00105912">
      <w:pPr>
        <w:pStyle w:val="TextBody"/>
      </w:pPr>
    </w:p>
    <w:p w14:paraId="2E18FE6E" w14:textId="77777777" w:rsidR="00105912" w:rsidRDefault="00105912">
      <w:pPr>
        <w:pStyle w:val="TextBody"/>
      </w:pPr>
    </w:p>
    <w:p w14:paraId="0FE586C0" w14:textId="77777777" w:rsidR="00105912" w:rsidRDefault="00756F4E">
      <w:pPr>
        <w:pStyle w:val="TextBody"/>
        <w:jc w:val="center"/>
      </w:pPr>
      <w:r>
        <w:t>(Fig. 43 Drug Order page)</w:t>
      </w:r>
    </w:p>
    <w:p w14:paraId="736F1D7B" w14:textId="77777777" w:rsidR="00105912" w:rsidRDefault="00105912">
      <w:pPr>
        <w:pStyle w:val="TextBody"/>
      </w:pPr>
    </w:p>
    <w:p w14:paraId="08CAFE8F" w14:textId="77777777" w:rsidR="00105912" w:rsidRDefault="00105912">
      <w:pPr>
        <w:pStyle w:val="TextBody"/>
      </w:pPr>
    </w:p>
    <w:p w14:paraId="6E9465A0" w14:textId="77777777" w:rsidR="00105912" w:rsidRDefault="00105912">
      <w:pPr>
        <w:pStyle w:val="TextBody"/>
      </w:pPr>
    </w:p>
    <w:p w14:paraId="4E0B955F" w14:textId="77777777" w:rsidR="00105912" w:rsidRDefault="00756F4E">
      <w:pPr>
        <w:pStyle w:val="TextBody"/>
      </w:pPr>
      <w:r>
        <w:lastRenderedPageBreak/>
        <w:t>When the Pharmacist puts some Orders from a group on hold, he/she cannot dispatch the remaining. The Orders put on hold are also listed in the 'Hold/Discard' Order table in the Pharmacy homepage.</w:t>
      </w:r>
    </w:p>
    <w:p w14:paraId="2D6E4D3B" w14:textId="77777777" w:rsidR="00105912" w:rsidRDefault="00756F4E">
      <w:pPr>
        <w:pStyle w:val="TextBody"/>
      </w:pPr>
      <w:r>
        <w:rPr>
          <w:noProof/>
          <w:lang w:eastAsia="en-US" w:bidi="ar-SA"/>
        </w:rPr>
        <w:drawing>
          <wp:anchor distT="0" distB="0" distL="0" distR="0" simplePos="0" relativeHeight="56" behindDoc="0" locked="0" layoutInCell="1" allowOverlap="1" wp14:anchorId="156D6D58" wp14:editId="22087E18">
            <wp:simplePos x="0" y="0"/>
            <wp:positionH relativeFrom="column">
              <wp:align>center</wp:align>
            </wp:positionH>
            <wp:positionV relativeFrom="paragraph">
              <wp:align>top</wp:align>
            </wp:positionV>
            <wp:extent cx="4752975" cy="3176905"/>
            <wp:effectExtent l="0" t="0" r="0" b="0"/>
            <wp:wrapSquare wrapText="largest"/>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22"/>
                    <a:stretch>
                      <a:fillRect/>
                    </a:stretch>
                  </pic:blipFill>
                  <pic:spPr bwMode="auto">
                    <a:xfrm>
                      <a:off x="0" y="0"/>
                      <a:ext cx="4752975" cy="3176905"/>
                    </a:xfrm>
                    <a:prstGeom prst="rect">
                      <a:avLst/>
                    </a:prstGeom>
                    <a:noFill/>
                    <a:ln w="9525">
                      <a:noFill/>
                      <a:miter lim="800000"/>
                      <a:headEnd/>
                      <a:tailEnd/>
                    </a:ln>
                  </pic:spPr>
                </pic:pic>
              </a:graphicData>
            </a:graphic>
          </wp:anchor>
        </w:drawing>
      </w:r>
    </w:p>
    <w:p w14:paraId="7B95A39A" w14:textId="77777777" w:rsidR="00105912" w:rsidRDefault="00105912">
      <w:pPr>
        <w:pStyle w:val="TextBody"/>
      </w:pPr>
    </w:p>
    <w:p w14:paraId="36B23C9D" w14:textId="77777777" w:rsidR="00105912" w:rsidRDefault="00105912">
      <w:pPr>
        <w:pStyle w:val="TextBody"/>
      </w:pPr>
    </w:p>
    <w:p w14:paraId="6ECC1BA3" w14:textId="77777777" w:rsidR="00105912" w:rsidRDefault="00105912">
      <w:pPr>
        <w:pStyle w:val="TextBody"/>
      </w:pPr>
    </w:p>
    <w:p w14:paraId="274D3CCB" w14:textId="77777777" w:rsidR="00105912" w:rsidRDefault="00105912">
      <w:pPr>
        <w:pStyle w:val="TextBody"/>
      </w:pPr>
    </w:p>
    <w:p w14:paraId="592205E5" w14:textId="77777777" w:rsidR="00105912" w:rsidRDefault="00105912">
      <w:pPr>
        <w:pStyle w:val="TextBody"/>
      </w:pPr>
    </w:p>
    <w:p w14:paraId="09490D58" w14:textId="77777777" w:rsidR="00105912" w:rsidRDefault="00105912">
      <w:pPr>
        <w:pStyle w:val="TextBody"/>
      </w:pPr>
    </w:p>
    <w:p w14:paraId="529192B4" w14:textId="77777777" w:rsidR="00105912" w:rsidRDefault="00105912">
      <w:pPr>
        <w:pStyle w:val="TextBody"/>
      </w:pPr>
    </w:p>
    <w:p w14:paraId="35B5E3E6" w14:textId="77777777" w:rsidR="00105912" w:rsidRDefault="00105912">
      <w:pPr>
        <w:pStyle w:val="TextBody"/>
      </w:pPr>
    </w:p>
    <w:p w14:paraId="1DF4C699" w14:textId="77777777" w:rsidR="00105912" w:rsidRDefault="00105912">
      <w:pPr>
        <w:pStyle w:val="TextBody"/>
      </w:pPr>
    </w:p>
    <w:p w14:paraId="52739F77" w14:textId="77777777" w:rsidR="00105912" w:rsidRDefault="00105912">
      <w:pPr>
        <w:pStyle w:val="TextBody"/>
      </w:pPr>
    </w:p>
    <w:p w14:paraId="38B987CD" w14:textId="77777777" w:rsidR="00105912" w:rsidRDefault="00756F4E">
      <w:pPr>
        <w:pStyle w:val="TextBody"/>
        <w:jc w:val="center"/>
      </w:pPr>
      <w:r>
        <w:t xml:space="preserve">(Fig. 44 </w:t>
      </w:r>
      <w:r>
        <w:t>Pharmacy homepage)</w:t>
      </w:r>
    </w:p>
    <w:p w14:paraId="409B88B5" w14:textId="77777777" w:rsidR="00105912" w:rsidRDefault="00756F4E">
      <w:pPr>
        <w:pStyle w:val="Heading2"/>
      </w:pPr>
      <w:bookmarkStart w:id="92" w:name="__RefHeading__1002_757499970"/>
      <w:bookmarkStart w:id="93" w:name="_Toc475453340"/>
      <w:bookmarkEnd w:id="92"/>
      <w:r>
        <w:t>2.</w:t>
      </w:r>
      <w:bookmarkEnd w:id="93"/>
      <w:r>
        <w:t xml:space="preserve">14 </w:t>
      </w:r>
      <w:proofErr w:type="spellStart"/>
      <w:r>
        <w:t>Orderer</w:t>
      </w:r>
      <w:proofErr w:type="spellEnd"/>
      <w:r>
        <w:t xml:space="preserve"> discards the Order(</w:t>
      </w:r>
      <w:proofErr w:type="spellStart"/>
      <w:r>
        <w:t>s</w:t>
      </w:r>
      <w:proofErr w:type="spellEnd"/>
      <w:r>
        <w:t>) put on hold</w:t>
      </w:r>
    </w:p>
    <w:p w14:paraId="29D85B4D" w14:textId="77777777" w:rsidR="00105912" w:rsidRDefault="00756F4E">
      <w:pPr>
        <w:pStyle w:val="TextBody"/>
      </w:pPr>
      <w:r>
        <w:t xml:space="preserve">The </w:t>
      </w:r>
      <w:proofErr w:type="spellStart"/>
      <w:r>
        <w:t>Orderer</w:t>
      </w:r>
      <w:proofErr w:type="spellEnd"/>
      <w:r>
        <w:t xml:space="preserve"> or Physician logs into the Patient's Drug Order page and discards the Order(s) that are placed on hold. </w:t>
      </w:r>
      <w:proofErr w:type="spellStart"/>
      <w:r>
        <w:t>He/She</w:t>
      </w:r>
      <w:proofErr w:type="spellEnd"/>
      <w:r>
        <w:t xml:space="preserve"> may choose to create new Order(s) for the Patient.</w:t>
      </w:r>
    </w:p>
    <w:p w14:paraId="6C3360C0" w14:textId="77777777" w:rsidR="00105912" w:rsidRDefault="00756F4E">
      <w:pPr>
        <w:pStyle w:val="TextBody"/>
      </w:pPr>
      <w:r>
        <w:rPr>
          <w:noProof/>
          <w:lang w:eastAsia="en-US" w:bidi="ar-SA"/>
        </w:rPr>
        <w:drawing>
          <wp:anchor distT="0" distB="0" distL="0" distR="0" simplePos="0" relativeHeight="40" behindDoc="0" locked="0" layoutInCell="1" allowOverlap="1" wp14:anchorId="3ADA303E" wp14:editId="5F7985FA">
            <wp:simplePos x="0" y="0"/>
            <wp:positionH relativeFrom="column">
              <wp:align>center</wp:align>
            </wp:positionH>
            <wp:positionV relativeFrom="paragraph">
              <wp:align>top</wp:align>
            </wp:positionV>
            <wp:extent cx="4438650" cy="2844165"/>
            <wp:effectExtent l="0" t="0" r="0" b="0"/>
            <wp:wrapSquare wrapText="largest"/>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34"/>
                    <a:stretch>
                      <a:fillRect/>
                    </a:stretch>
                  </pic:blipFill>
                  <pic:spPr bwMode="auto">
                    <a:xfrm>
                      <a:off x="0" y="0"/>
                      <a:ext cx="4438650" cy="2844165"/>
                    </a:xfrm>
                    <a:prstGeom prst="rect">
                      <a:avLst/>
                    </a:prstGeom>
                    <a:noFill/>
                    <a:ln w="9525">
                      <a:noFill/>
                      <a:miter lim="800000"/>
                      <a:headEnd/>
                      <a:tailEnd/>
                    </a:ln>
                  </pic:spPr>
                </pic:pic>
              </a:graphicData>
            </a:graphic>
          </wp:anchor>
        </w:drawing>
      </w:r>
    </w:p>
    <w:p w14:paraId="0A13A668" w14:textId="77777777" w:rsidR="00105912" w:rsidRDefault="00105912">
      <w:pPr>
        <w:pStyle w:val="TextBody"/>
      </w:pPr>
    </w:p>
    <w:p w14:paraId="2EE3929D" w14:textId="77777777" w:rsidR="00105912" w:rsidRDefault="00105912">
      <w:pPr>
        <w:pStyle w:val="TextBody"/>
      </w:pPr>
    </w:p>
    <w:p w14:paraId="6B7C58AA" w14:textId="77777777" w:rsidR="00105912" w:rsidRDefault="00105912">
      <w:pPr>
        <w:pStyle w:val="TextBody"/>
      </w:pPr>
    </w:p>
    <w:p w14:paraId="1C62647A" w14:textId="77777777" w:rsidR="00105912" w:rsidRDefault="00105912">
      <w:pPr>
        <w:pStyle w:val="TextBody"/>
      </w:pPr>
    </w:p>
    <w:p w14:paraId="05B55366" w14:textId="77777777" w:rsidR="00105912" w:rsidRDefault="00105912">
      <w:pPr>
        <w:pStyle w:val="TextBody"/>
      </w:pPr>
    </w:p>
    <w:p w14:paraId="184D1094" w14:textId="77777777" w:rsidR="00105912" w:rsidRDefault="00105912">
      <w:pPr>
        <w:pStyle w:val="TextBody"/>
      </w:pPr>
    </w:p>
    <w:p w14:paraId="5F81AACC" w14:textId="77777777" w:rsidR="00105912" w:rsidRDefault="00105912">
      <w:pPr>
        <w:pStyle w:val="TextBody"/>
      </w:pPr>
    </w:p>
    <w:p w14:paraId="0C823452" w14:textId="77777777" w:rsidR="00105912" w:rsidRDefault="00105912">
      <w:pPr>
        <w:pStyle w:val="TextBody"/>
      </w:pPr>
    </w:p>
    <w:p w14:paraId="7A1DE9F4" w14:textId="77777777" w:rsidR="00105912" w:rsidRDefault="00105912">
      <w:pPr>
        <w:pStyle w:val="TextBody"/>
      </w:pPr>
    </w:p>
    <w:p w14:paraId="68A5305F" w14:textId="77777777" w:rsidR="00105912" w:rsidRDefault="00756F4E">
      <w:pPr>
        <w:pStyle w:val="TextBody"/>
        <w:jc w:val="center"/>
      </w:pPr>
      <w:bookmarkStart w:id="94" w:name="__DdeLink__1316_15542662651"/>
      <w:r>
        <w:t>(Fig.</w:t>
      </w:r>
      <w:r>
        <w:t xml:space="preserve"> 45 Order discard</w:t>
      </w:r>
      <w:bookmarkEnd w:id="94"/>
      <w:r>
        <w:t>)</w:t>
      </w:r>
    </w:p>
    <w:p w14:paraId="243D9ABC" w14:textId="77777777" w:rsidR="00105912" w:rsidRDefault="00756F4E">
      <w:pPr>
        <w:pStyle w:val="TextBody"/>
      </w:pPr>
      <w:r>
        <w:lastRenderedPageBreak/>
        <w:t xml:space="preserve">The Order for </w:t>
      </w:r>
      <w:proofErr w:type="spellStart"/>
      <w:r>
        <w:t>Crocin</w:t>
      </w:r>
      <w:proofErr w:type="spellEnd"/>
      <w:r>
        <w:t xml:space="preserve"> is no longer displayed on the Pharmacy's homepage or the Patient's Drug Order page but the remaining Orders from the group are listed.</w:t>
      </w:r>
    </w:p>
    <w:p w14:paraId="6A65D930" w14:textId="77777777" w:rsidR="00105912" w:rsidRDefault="00756F4E">
      <w:pPr>
        <w:pStyle w:val="TextBody"/>
      </w:pPr>
      <w:r>
        <w:rPr>
          <w:noProof/>
          <w:lang w:eastAsia="en-US" w:bidi="ar-SA"/>
        </w:rPr>
        <w:drawing>
          <wp:anchor distT="0" distB="0" distL="0" distR="0" simplePos="0" relativeHeight="16" behindDoc="0" locked="0" layoutInCell="1" allowOverlap="1" wp14:anchorId="54159E49" wp14:editId="5C6647E2">
            <wp:simplePos x="0" y="0"/>
            <wp:positionH relativeFrom="column">
              <wp:align>center</wp:align>
            </wp:positionH>
            <wp:positionV relativeFrom="paragraph">
              <wp:align>top</wp:align>
            </wp:positionV>
            <wp:extent cx="4497070" cy="2880995"/>
            <wp:effectExtent l="0" t="0" r="0" b="0"/>
            <wp:wrapSquare wrapText="largest"/>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35"/>
                    <a:stretch>
                      <a:fillRect/>
                    </a:stretch>
                  </pic:blipFill>
                  <pic:spPr bwMode="auto">
                    <a:xfrm>
                      <a:off x="0" y="0"/>
                      <a:ext cx="4497070" cy="2880995"/>
                    </a:xfrm>
                    <a:prstGeom prst="rect">
                      <a:avLst/>
                    </a:prstGeom>
                    <a:noFill/>
                    <a:ln w="9525">
                      <a:noFill/>
                      <a:miter lim="800000"/>
                      <a:headEnd/>
                      <a:tailEnd/>
                    </a:ln>
                  </pic:spPr>
                </pic:pic>
              </a:graphicData>
            </a:graphic>
          </wp:anchor>
        </w:drawing>
      </w:r>
    </w:p>
    <w:p w14:paraId="6049FDCC" w14:textId="77777777" w:rsidR="00105912" w:rsidRDefault="00105912">
      <w:pPr>
        <w:pStyle w:val="TextBody"/>
      </w:pPr>
    </w:p>
    <w:p w14:paraId="119A6283" w14:textId="77777777" w:rsidR="00105912" w:rsidRDefault="00105912">
      <w:pPr>
        <w:pStyle w:val="TextBody"/>
      </w:pPr>
    </w:p>
    <w:p w14:paraId="6AC2088A" w14:textId="77777777" w:rsidR="00105912" w:rsidRDefault="00105912">
      <w:pPr>
        <w:pStyle w:val="TextBody"/>
      </w:pPr>
    </w:p>
    <w:p w14:paraId="30CE84E1" w14:textId="77777777" w:rsidR="00105912" w:rsidRDefault="00105912">
      <w:pPr>
        <w:pStyle w:val="TextBody"/>
      </w:pPr>
    </w:p>
    <w:p w14:paraId="7DCC710B" w14:textId="77777777" w:rsidR="00105912" w:rsidRDefault="00105912">
      <w:pPr>
        <w:pStyle w:val="TextBody"/>
      </w:pPr>
    </w:p>
    <w:p w14:paraId="2719B3E0" w14:textId="77777777" w:rsidR="00105912" w:rsidRDefault="00105912">
      <w:pPr>
        <w:pStyle w:val="TextBody"/>
      </w:pPr>
    </w:p>
    <w:p w14:paraId="20165C0A" w14:textId="77777777" w:rsidR="00105912" w:rsidRDefault="00105912">
      <w:pPr>
        <w:pStyle w:val="TextBody"/>
      </w:pPr>
    </w:p>
    <w:p w14:paraId="14D59FF0" w14:textId="77777777" w:rsidR="00105912" w:rsidRDefault="00105912">
      <w:pPr>
        <w:pStyle w:val="TextBody"/>
      </w:pPr>
    </w:p>
    <w:p w14:paraId="6265656B" w14:textId="77777777" w:rsidR="00105912" w:rsidRDefault="00105912">
      <w:pPr>
        <w:pStyle w:val="TextBody"/>
      </w:pPr>
    </w:p>
    <w:p w14:paraId="66F0B2A7" w14:textId="77777777" w:rsidR="00105912" w:rsidRDefault="00756F4E">
      <w:pPr>
        <w:pStyle w:val="TextBody"/>
        <w:jc w:val="center"/>
      </w:pPr>
      <w:r>
        <w:t>(Fig.46 Drug Order page)</w:t>
      </w:r>
    </w:p>
    <w:p w14:paraId="3B02A961" w14:textId="77777777" w:rsidR="00105912" w:rsidRDefault="00105912">
      <w:pPr>
        <w:pStyle w:val="TextBody"/>
      </w:pPr>
    </w:p>
    <w:p w14:paraId="7028B99D" w14:textId="77777777" w:rsidR="00105912" w:rsidRDefault="00756F4E">
      <w:pPr>
        <w:pStyle w:val="Heading2"/>
      </w:pPr>
      <w:bookmarkStart w:id="95" w:name="__RefHeading__1004_757499970"/>
      <w:bookmarkStart w:id="96" w:name="_Toc475453341"/>
      <w:bookmarkStart w:id="97" w:name="__DdeLink__6396_113154776"/>
      <w:bookmarkEnd w:id="95"/>
      <w:r>
        <w:t>2.1</w:t>
      </w:r>
      <w:bookmarkEnd w:id="96"/>
      <w:bookmarkEnd w:id="97"/>
      <w:r>
        <w:t xml:space="preserve">5 </w:t>
      </w:r>
      <w:proofErr w:type="spellStart"/>
      <w:r>
        <w:t>Orderer</w:t>
      </w:r>
      <w:proofErr w:type="spellEnd"/>
      <w:r>
        <w:t xml:space="preserve"> modifies the Order(</w:t>
      </w:r>
      <w:proofErr w:type="spellStart"/>
      <w:r>
        <w:t>s</w:t>
      </w:r>
      <w:proofErr w:type="spellEnd"/>
      <w:r>
        <w:t>) put on ho</w:t>
      </w:r>
      <w:r>
        <w:t>ld</w:t>
      </w:r>
    </w:p>
    <w:p w14:paraId="6565B1E5" w14:textId="77777777" w:rsidR="00105912" w:rsidRDefault="00756F4E">
      <w:pPr>
        <w:pStyle w:val="TextBody"/>
      </w:pPr>
      <w:r>
        <w:t xml:space="preserve">The </w:t>
      </w:r>
      <w:proofErr w:type="spellStart"/>
      <w:r>
        <w:t>Orderer</w:t>
      </w:r>
      <w:proofErr w:type="spellEnd"/>
      <w:r>
        <w:t xml:space="preserve"> or Physician logs into the Patient's Drug Order page and edits the formulation of the </w:t>
      </w:r>
      <w:proofErr w:type="spellStart"/>
      <w:r>
        <w:t>crocin</w:t>
      </w:r>
      <w:proofErr w:type="spellEnd"/>
      <w:r>
        <w:t xml:space="preserve"> drug, thus replacing some of the components to address the reason why the Order(s) were put on hold.</w:t>
      </w:r>
    </w:p>
    <w:p w14:paraId="096693C2" w14:textId="77777777" w:rsidR="00105912" w:rsidRDefault="00756F4E">
      <w:pPr>
        <w:pStyle w:val="TextBody"/>
      </w:pPr>
      <w:r>
        <w:rPr>
          <w:noProof/>
          <w:lang w:eastAsia="en-US" w:bidi="ar-SA"/>
        </w:rPr>
        <w:drawing>
          <wp:anchor distT="0" distB="0" distL="0" distR="0" simplePos="0" relativeHeight="17" behindDoc="0" locked="0" layoutInCell="1" allowOverlap="1" wp14:anchorId="5AE0A27C" wp14:editId="76C652C6">
            <wp:simplePos x="0" y="0"/>
            <wp:positionH relativeFrom="column">
              <wp:align>center</wp:align>
            </wp:positionH>
            <wp:positionV relativeFrom="paragraph">
              <wp:align>top</wp:align>
            </wp:positionV>
            <wp:extent cx="4509770" cy="2941955"/>
            <wp:effectExtent l="0" t="0" r="0" b="0"/>
            <wp:wrapSquare wrapText="largest"/>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36"/>
                    <a:stretch>
                      <a:fillRect/>
                    </a:stretch>
                  </pic:blipFill>
                  <pic:spPr bwMode="auto">
                    <a:xfrm>
                      <a:off x="0" y="0"/>
                      <a:ext cx="4509770" cy="2941955"/>
                    </a:xfrm>
                    <a:prstGeom prst="rect">
                      <a:avLst/>
                    </a:prstGeom>
                    <a:noFill/>
                    <a:ln w="9525">
                      <a:noFill/>
                      <a:miter lim="800000"/>
                      <a:headEnd/>
                      <a:tailEnd/>
                    </a:ln>
                  </pic:spPr>
                </pic:pic>
              </a:graphicData>
            </a:graphic>
          </wp:anchor>
        </w:drawing>
      </w:r>
    </w:p>
    <w:p w14:paraId="3F3F2CBA" w14:textId="77777777" w:rsidR="00105912" w:rsidRDefault="00105912">
      <w:pPr>
        <w:pStyle w:val="TextBody"/>
      </w:pPr>
    </w:p>
    <w:p w14:paraId="75A3BEB3" w14:textId="77777777" w:rsidR="00105912" w:rsidRDefault="00105912">
      <w:pPr>
        <w:pStyle w:val="TextBody"/>
      </w:pPr>
    </w:p>
    <w:p w14:paraId="25D7BEC8" w14:textId="77777777" w:rsidR="00105912" w:rsidRDefault="00105912">
      <w:pPr>
        <w:pStyle w:val="TextBody"/>
      </w:pPr>
    </w:p>
    <w:p w14:paraId="60BECBE8" w14:textId="77777777" w:rsidR="00105912" w:rsidRDefault="00105912">
      <w:pPr>
        <w:pStyle w:val="TextBody"/>
      </w:pPr>
    </w:p>
    <w:p w14:paraId="12A1678A" w14:textId="77777777" w:rsidR="00105912" w:rsidRDefault="00105912">
      <w:pPr>
        <w:pStyle w:val="TextBody"/>
      </w:pPr>
    </w:p>
    <w:p w14:paraId="550DCDF5" w14:textId="77777777" w:rsidR="00105912" w:rsidRDefault="00105912">
      <w:pPr>
        <w:pStyle w:val="TextBody"/>
      </w:pPr>
    </w:p>
    <w:p w14:paraId="0DA30C05" w14:textId="77777777" w:rsidR="00105912" w:rsidRDefault="00105912">
      <w:pPr>
        <w:pStyle w:val="TextBody"/>
      </w:pPr>
    </w:p>
    <w:p w14:paraId="4310D164" w14:textId="77777777" w:rsidR="00105912" w:rsidRDefault="00105912">
      <w:pPr>
        <w:pStyle w:val="TextBody"/>
      </w:pPr>
    </w:p>
    <w:p w14:paraId="773DBE4B" w14:textId="77777777" w:rsidR="00105912" w:rsidRDefault="00105912">
      <w:pPr>
        <w:pStyle w:val="TextBody"/>
      </w:pPr>
    </w:p>
    <w:p w14:paraId="16BA42B4" w14:textId="77777777" w:rsidR="00105912" w:rsidRDefault="00756F4E">
      <w:pPr>
        <w:pStyle w:val="TextBody"/>
        <w:jc w:val="center"/>
      </w:pPr>
      <w:bookmarkStart w:id="98" w:name="__DdeLink__1049_96350070"/>
      <w:r>
        <w:t xml:space="preserve">(Fig. 47 Edit </w:t>
      </w:r>
      <w:bookmarkEnd w:id="98"/>
      <w:r>
        <w:t>Order – Formulations)</w:t>
      </w:r>
    </w:p>
    <w:p w14:paraId="029DA5D2" w14:textId="77777777" w:rsidR="00105912" w:rsidRDefault="00756F4E">
      <w:pPr>
        <w:pStyle w:val="TextBody"/>
      </w:pPr>
      <w:ins w:id="99" w:author="Unknown Author" w:date="2017-03-12T21:10:00Z">
        <w:r>
          <w:lastRenderedPageBreak/>
          <w:t xml:space="preserve">Alternatively, the </w:t>
        </w:r>
        <w:proofErr w:type="spellStart"/>
        <w:r>
          <w:t>Orderer</w:t>
        </w:r>
        <w:proofErr w:type="spellEnd"/>
        <w:r>
          <w:t xml:space="preserve"> will provide comments to the Pharmacist in the 'Instructions from Physician for Pharmacist' field to address the reason why the Order was put on hold.</w:t>
        </w:r>
      </w:ins>
    </w:p>
    <w:p w14:paraId="74EF2621" w14:textId="77777777" w:rsidR="00105912" w:rsidRDefault="00756F4E">
      <w:pPr>
        <w:pStyle w:val="TextBody"/>
      </w:pPr>
      <w:r>
        <w:rPr>
          <w:noProof/>
          <w:lang w:eastAsia="en-US" w:bidi="ar-SA"/>
        </w:rPr>
        <w:drawing>
          <wp:anchor distT="0" distB="0" distL="0" distR="0" simplePos="0" relativeHeight="18" behindDoc="0" locked="0" layoutInCell="1" allowOverlap="1" wp14:anchorId="31626D11" wp14:editId="27FEF7D3">
            <wp:simplePos x="0" y="0"/>
            <wp:positionH relativeFrom="column">
              <wp:align>center</wp:align>
            </wp:positionH>
            <wp:positionV relativeFrom="paragraph">
              <wp:align>top</wp:align>
            </wp:positionV>
            <wp:extent cx="4258945" cy="2920365"/>
            <wp:effectExtent l="0" t="0" r="0" b="0"/>
            <wp:wrapSquare wrapText="largest"/>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37"/>
                    <a:stretch>
                      <a:fillRect/>
                    </a:stretch>
                  </pic:blipFill>
                  <pic:spPr bwMode="auto">
                    <a:xfrm>
                      <a:off x="0" y="0"/>
                      <a:ext cx="4258945" cy="2920365"/>
                    </a:xfrm>
                    <a:prstGeom prst="rect">
                      <a:avLst/>
                    </a:prstGeom>
                    <a:noFill/>
                    <a:ln w="9525">
                      <a:noFill/>
                      <a:miter lim="800000"/>
                      <a:headEnd/>
                      <a:tailEnd/>
                    </a:ln>
                  </pic:spPr>
                </pic:pic>
              </a:graphicData>
            </a:graphic>
          </wp:anchor>
        </w:drawing>
      </w:r>
    </w:p>
    <w:p w14:paraId="1596ACB7" w14:textId="77777777" w:rsidR="00105912" w:rsidRDefault="00105912">
      <w:pPr>
        <w:pStyle w:val="TextBody"/>
      </w:pPr>
    </w:p>
    <w:p w14:paraId="506CA21A" w14:textId="77777777" w:rsidR="00105912" w:rsidRDefault="00105912">
      <w:pPr>
        <w:pStyle w:val="TextBody"/>
      </w:pPr>
    </w:p>
    <w:p w14:paraId="72938D11" w14:textId="77777777" w:rsidR="00105912" w:rsidRDefault="00105912">
      <w:pPr>
        <w:pStyle w:val="TextBody"/>
      </w:pPr>
    </w:p>
    <w:p w14:paraId="2197CC46" w14:textId="77777777" w:rsidR="00105912" w:rsidRDefault="00105912">
      <w:pPr>
        <w:pStyle w:val="TextBody"/>
      </w:pPr>
    </w:p>
    <w:p w14:paraId="57846016" w14:textId="77777777" w:rsidR="00105912" w:rsidRDefault="00105912">
      <w:pPr>
        <w:pStyle w:val="TextBody"/>
      </w:pPr>
    </w:p>
    <w:p w14:paraId="0C6710D9" w14:textId="77777777" w:rsidR="00105912" w:rsidRDefault="00105912">
      <w:pPr>
        <w:pStyle w:val="TextBody"/>
      </w:pPr>
    </w:p>
    <w:p w14:paraId="68FE1B0A" w14:textId="77777777" w:rsidR="00105912" w:rsidRDefault="00105912">
      <w:pPr>
        <w:pStyle w:val="TextBody"/>
      </w:pPr>
    </w:p>
    <w:p w14:paraId="77603009" w14:textId="77777777" w:rsidR="00105912" w:rsidRDefault="00105912">
      <w:pPr>
        <w:pStyle w:val="TextBody"/>
      </w:pPr>
    </w:p>
    <w:p w14:paraId="401FCE91" w14:textId="77777777" w:rsidR="00105912" w:rsidRDefault="00105912">
      <w:pPr>
        <w:pStyle w:val="TextBody"/>
      </w:pPr>
    </w:p>
    <w:p w14:paraId="1F446FE9" w14:textId="77777777" w:rsidR="00105912" w:rsidRDefault="00756F4E">
      <w:pPr>
        <w:pStyle w:val="TextBody"/>
        <w:jc w:val="center"/>
      </w:pPr>
      <w:r>
        <w:t>(Fig. 48 Edit Order - Instructions)</w:t>
      </w:r>
    </w:p>
    <w:p w14:paraId="1F861251" w14:textId="77777777" w:rsidR="00105912" w:rsidRDefault="00105912">
      <w:pPr>
        <w:pStyle w:val="TextBody"/>
      </w:pPr>
    </w:p>
    <w:p w14:paraId="75796AA4" w14:textId="77777777" w:rsidR="00105912" w:rsidRDefault="00105912">
      <w:pPr>
        <w:pStyle w:val="TextBody"/>
      </w:pPr>
    </w:p>
    <w:p w14:paraId="4DFCFEC7" w14:textId="77777777" w:rsidR="00105912" w:rsidRDefault="00105912">
      <w:pPr>
        <w:pStyle w:val="TextBody"/>
      </w:pPr>
    </w:p>
    <w:p w14:paraId="7DC6F307" w14:textId="77777777" w:rsidR="00105912" w:rsidRDefault="00105912">
      <w:pPr>
        <w:pStyle w:val="TextBody"/>
      </w:pPr>
    </w:p>
    <w:p w14:paraId="54665278" w14:textId="77777777" w:rsidR="00105912" w:rsidRDefault="00105912">
      <w:pPr>
        <w:pStyle w:val="TextBody"/>
      </w:pPr>
    </w:p>
    <w:p w14:paraId="7476BA67" w14:textId="77777777" w:rsidR="00105912" w:rsidRDefault="00105912">
      <w:pPr>
        <w:pStyle w:val="TextBody"/>
      </w:pPr>
    </w:p>
    <w:p w14:paraId="09DA0871" w14:textId="77777777" w:rsidR="00105912" w:rsidRDefault="00105912">
      <w:pPr>
        <w:pStyle w:val="TextBody"/>
      </w:pPr>
    </w:p>
    <w:p w14:paraId="0C8296D1" w14:textId="77777777" w:rsidR="00105912" w:rsidRDefault="00105912">
      <w:pPr>
        <w:pStyle w:val="TextBody"/>
      </w:pPr>
    </w:p>
    <w:p w14:paraId="08E09982" w14:textId="77777777" w:rsidR="00105912" w:rsidRDefault="00105912">
      <w:pPr>
        <w:pStyle w:val="TextBody"/>
      </w:pPr>
    </w:p>
    <w:p w14:paraId="2B6DD1F1" w14:textId="77777777" w:rsidR="00105912" w:rsidRDefault="00105912">
      <w:pPr>
        <w:pStyle w:val="TextBody"/>
      </w:pPr>
    </w:p>
    <w:p w14:paraId="2F1BC97E" w14:textId="77777777" w:rsidR="00105912" w:rsidRDefault="00105912">
      <w:pPr>
        <w:pStyle w:val="TextBody"/>
      </w:pPr>
    </w:p>
    <w:p w14:paraId="580DB06D" w14:textId="77777777" w:rsidR="00105912" w:rsidRDefault="00105912">
      <w:pPr>
        <w:pStyle w:val="TextBody"/>
      </w:pPr>
    </w:p>
    <w:p w14:paraId="203634A5" w14:textId="77777777" w:rsidR="00105912" w:rsidRDefault="00105912">
      <w:pPr>
        <w:pStyle w:val="TextBody"/>
      </w:pPr>
    </w:p>
    <w:p w14:paraId="5A8E58C2" w14:textId="77777777" w:rsidR="00105912" w:rsidRDefault="00105912">
      <w:pPr>
        <w:pStyle w:val="TextBody"/>
      </w:pPr>
    </w:p>
    <w:p w14:paraId="21EFFADF" w14:textId="77777777" w:rsidR="00105912" w:rsidRDefault="00756F4E">
      <w:pPr>
        <w:pStyle w:val="Heading2"/>
      </w:pPr>
      <w:bookmarkStart w:id="100" w:name="__RefHeading__2507_1928123875"/>
      <w:bookmarkStart w:id="101" w:name="_Toc4754533411"/>
      <w:bookmarkStart w:id="102" w:name="__DdeLink__6396_1131547761"/>
      <w:bookmarkEnd w:id="100"/>
      <w:r>
        <w:lastRenderedPageBreak/>
        <w:t>2.</w:t>
      </w:r>
      <w:bookmarkEnd w:id="101"/>
      <w:bookmarkEnd w:id="102"/>
      <w:r>
        <w:t xml:space="preserve">16 Pharmacist </w:t>
      </w:r>
      <w:r>
        <w:t>removes the hold on the Order(s)</w:t>
      </w:r>
    </w:p>
    <w:p w14:paraId="0E78022D" w14:textId="77777777" w:rsidR="00105912" w:rsidRDefault="00756F4E">
      <w:pPr>
        <w:pStyle w:val="TextBody"/>
      </w:pPr>
      <w:r>
        <w:t xml:space="preserve">Once the Pharmacist is assured that the Orders that were placed on hold earlier, can be dispatched now, he/she logs into the Pharmacy homepage and </w:t>
      </w:r>
      <w:ins w:id="103" w:author="Unknown Author" w:date="2017-03-15T11:51:00Z">
        <w:r>
          <w:t>check marks the check-box corresponding to the Order(</w:t>
        </w:r>
        <w:proofErr w:type="gramStart"/>
        <w:r>
          <w:t>s)  on</w:t>
        </w:r>
        <w:proofErr w:type="gramEnd"/>
        <w:r>
          <w:t xml:space="preserve"> which the hold h</w:t>
        </w:r>
        <w:r>
          <w:t>as to be removed and clicks on the 'Remove Hold' button.</w:t>
        </w:r>
      </w:ins>
    </w:p>
    <w:p w14:paraId="2CF81E90" w14:textId="77777777" w:rsidR="00105912" w:rsidRDefault="00756F4E">
      <w:pPr>
        <w:pStyle w:val="TextBody"/>
      </w:pPr>
      <w:r>
        <w:rPr>
          <w:noProof/>
          <w:lang w:eastAsia="en-US" w:bidi="ar-SA"/>
        </w:rPr>
        <w:drawing>
          <wp:anchor distT="0" distB="0" distL="0" distR="0" simplePos="0" relativeHeight="57" behindDoc="0" locked="0" layoutInCell="1" allowOverlap="1" wp14:anchorId="7B761A89" wp14:editId="7CE50582">
            <wp:simplePos x="0" y="0"/>
            <wp:positionH relativeFrom="column">
              <wp:align>center</wp:align>
            </wp:positionH>
            <wp:positionV relativeFrom="paragraph">
              <wp:align>top</wp:align>
            </wp:positionV>
            <wp:extent cx="4578985" cy="3147695"/>
            <wp:effectExtent l="0" t="0" r="0" b="0"/>
            <wp:wrapSquare wrapText="largest"/>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22"/>
                    <a:stretch>
                      <a:fillRect/>
                    </a:stretch>
                  </pic:blipFill>
                  <pic:spPr bwMode="auto">
                    <a:xfrm>
                      <a:off x="0" y="0"/>
                      <a:ext cx="4578985" cy="3147695"/>
                    </a:xfrm>
                    <a:prstGeom prst="rect">
                      <a:avLst/>
                    </a:prstGeom>
                    <a:noFill/>
                    <a:ln w="9525">
                      <a:noFill/>
                      <a:miter lim="800000"/>
                      <a:headEnd/>
                      <a:tailEnd/>
                    </a:ln>
                  </pic:spPr>
                </pic:pic>
              </a:graphicData>
            </a:graphic>
          </wp:anchor>
        </w:drawing>
      </w:r>
    </w:p>
    <w:p w14:paraId="45B94637" w14:textId="77777777" w:rsidR="00105912" w:rsidRDefault="00105912">
      <w:pPr>
        <w:pStyle w:val="TextBody"/>
      </w:pPr>
    </w:p>
    <w:p w14:paraId="6FC785E4" w14:textId="77777777" w:rsidR="00105912" w:rsidRDefault="00105912">
      <w:pPr>
        <w:pStyle w:val="TextBody"/>
      </w:pPr>
    </w:p>
    <w:p w14:paraId="54687AD5" w14:textId="77777777" w:rsidR="00105912" w:rsidRDefault="00105912">
      <w:pPr>
        <w:pStyle w:val="TextBody"/>
      </w:pPr>
    </w:p>
    <w:p w14:paraId="473D12B9" w14:textId="77777777" w:rsidR="00105912" w:rsidRDefault="00105912">
      <w:pPr>
        <w:pStyle w:val="TextBody"/>
      </w:pPr>
    </w:p>
    <w:p w14:paraId="0D0418C7" w14:textId="77777777" w:rsidR="00105912" w:rsidRDefault="00105912">
      <w:pPr>
        <w:pStyle w:val="TextBody"/>
      </w:pPr>
    </w:p>
    <w:p w14:paraId="71374E66" w14:textId="77777777" w:rsidR="00105912" w:rsidRDefault="00105912">
      <w:pPr>
        <w:pStyle w:val="TextBody"/>
      </w:pPr>
    </w:p>
    <w:p w14:paraId="71C7A386" w14:textId="77777777" w:rsidR="00105912" w:rsidRDefault="00105912">
      <w:pPr>
        <w:pStyle w:val="TextBody"/>
      </w:pPr>
    </w:p>
    <w:p w14:paraId="12D95148" w14:textId="77777777" w:rsidR="00105912" w:rsidRDefault="00105912">
      <w:pPr>
        <w:pStyle w:val="TextBody"/>
      </w:pPr>
    </w:p>
    <w:p w14:paraId="360FE58A" w14:textId="77777777" w:rsidR="00105912" w:rsidRDefault="00105912">
      <w:pPr>
        <w:pStyle w:val="TextBody"/>
      </w:pPr>
    </w:p>
    <w:p w14:paraId="1AE5A352" w14:textId="77777777" w:rsidR="00105912" w:rsidRDefault="00105912">
      <w:pPr>
        <w:pStyle w:val="TextBody"/>
      </w:pPr>
    </w:p>
    <w:p w14:paraId="76B73F80" w14:textId="77777777" w:rsidR="00105912" w:rsidRDefault="00756F4E">
      <w:pPr>
        <w:pStyle w:val="TextBody"/>
        <w:jc w:val="center"/>
      </w:pPr>
      <w:r>
        <w:t>(Fig. 49 Pharmacy homepage)</w:t>
      </w:r>
    </w:p>
    <w:p w14:paraId="6F0C12F9" w14:textId="77777777" w:rsidR="00105912" w:rsidRDefault="00105912">
      <w:pPr>
        <w:pStyle w:val="TextBody"/>
        <w:jc w:val="center"/>
      </w:pPr>
    </w:p>
    <w:p w14:paraId="3D40D5DD" w14:textId="77777777" w:rsidR="00105912" w:rsidRDefault="00756F4E">
      <w:pPr>
        <w:pStyle w:val="TextBody"/>
      </w:pPr>
      <w:r>
        <w:t>This will display a pop-up to confirm removal of the hold on the Order(s) and set the Order status as 'Active', thus removing the Order(s) from this list.</w:t>
      </w:r>
    </w:p>
    <w:p w14:paraId="7B595F6A" w14:textId="77777777" w:rsidR="00105912" w:rsidRDefault="00756F4E">
      <w:pPr>
        <w:pStyle w:val="TextBody"/>
      </w:pPr>
      <w:r>
        <w:rPr>
          <w:noProof/>
          <w:lang w:eastAsia="en-US" w:bidi="ar-SA"/>
        </w:rPr>
        <w:drawing>
          <wp:anchor distT="0" distB="0" distL="0" distR="0" simplePos="0" relativeHeight="41" behindDoc="0" locked="0" layoutInCell="1" allowOverlap="1" wp14:anchorId="79114349" wp14:editId="264F397D">
            <wp:simplePos x="0" y="0"/>
            <wp:positionH relativeFrom="column">
              <wp:align>center</wp:align>
            </wp:positionH>
            <wp:positionV relativeFrom="paragraph">
              <wp:align>top</wp:align>
            </wp:positionV>
            <wp:extent cx="2212975" cy="822960"/>
            <wp:effectExtent l="0" t="0" r="0" b="0"/>
            <wp:wrapSquare wrapText="largest"/>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19"/>
                    <a:stretch>
                      <a:fillRect/>
                    </a:stretch>
                  </pic:blipFill>
                  <pic:spPr bwMode="auto">
                    <a:xfrm>
                      <a:off x="0" y="0"/>
                      <a:ext cx="2212975" cy="822960"/>
                    </a:xfrm>
                    <a:prstGeom prst="rect">
                      <a:avLst/>
                    </a:prstGeom>
                    <a:noFill/>
                    <a:ln w="9525">
                      <a:noFill/>
                      <a:miter lim="800000"/>
                      <a:headEnd/>
                      <a:tailEnd/>
                    </a:ln>
                  </pic:spPr>
                </pic:pic>
              </a:graphicData>
            </a:graphic>
          </wp:anchor>
        </w:drawing>
      </w:r>
    </w:p>
    <w:p w14:paraId="2EAE676F" w14:textId="77777777" w:rsidR="00105912" w:rsidRDefault="00105912">
      <w:pPr>
        <w:pStyle w:val="TextBody"/>
      </w:pPr>
    </w:p>
    <w:p w14:paraId="73C2E5F6" w14:textId="77777777" w:rsidR="00105912" w:rsidRDefault="00105912">
      <w:pPr>
        <w:pStyle w:val="TextBody"/>
      </w:pPr>
    </w:p>
    <w:p w14:paraId="16FD0A00" w14:textId="77777777" w:rsidR="00105912" w:rsidRDefault="00756F4E">
      <w:pPr>
        <w:pStyle w:val="TextBody"/>
        <w:jc w:val="center"/>
      </w:pPr>
      <w:r>
        <w:t>(Fig. 50 Confirm hold removal)</w:t>
      </w:r>
    </w:p>
    <w:p w14:paraId="047570C1" w14:textId="77777777" w:rsidR="00105912" w:rsidRDefault="00105912">
      <w:pPr>
        <w:pStyle w:val="TextBody"/>
      </w:pPr>
    </w:p>
    <w:p w14:paraId="28734BEB" w14:textId="77777777" w:rsidR="00105912" w:rsidRDefault="00105912">
      <w:pPr>
        <w:pStyle w:val="TextBody"/>
      </w:pPr>
    </w:p>
    <w:p w14:paraId="6A344BDD" w14:textId="77777777" w:rsidR="00105912" w:rsidRDefault="00105912">
      <w:pPr>
        <w:pStyle w:val="TextBody"/>
      </w:pPr>
    </w:p>
    <w:p w14:paraId="734F40CA" w14:textId="77777777" w:rsidR="00105912" w:rsidRDefault="00105912">
      <w:pPr>
        <w:pStyle w:val="TextBody"/>
      </w:pPr>
    </w:p>
    <w:p w14:paraId="4275679D" w14:textId="77777777" w:rsidR="00105912" w:rsidRDefault="00105912">
      <w:pPr>
        <w:pStyle w:val="TextBody"/>
      </w:pPr>
    </w:p>
    <w:p w14:paraId="2D14D0F9" w14:textId="77777777" w:rsidR="00105912" w:rsidRDefault="00756F4E">
      <w:pPr>
        <w:pStyle w:val="TextBody"/>
      </w:pPr>
      <w:r>
        <w:lastRenderedPageBreak/>
        <w:t>In this section, we will view the snapshots of the screens where the Pharmacist requests a single individual Order to be put on hold.</w:t>
      </w:r>
    </w:p>
    <w:p w14:paraId="12A19941" w14:textId="77777777" w:rsidR="00105912" w:rsidRDefault="00756F4E">
      <w:pPr>
        <w:pStyle w:val="Heading2"/>
      </w:pPr>
      <w:bookmarkStart w:id="104" w:name="__RefHeading__1006_757499970"/>
      <w:bookmarkStart w:id="105" w:name="_Toc475453342"/>
      <w:bookmarkEnd w:id="104"/>
      <w:bookmarkEnd w:id="105"/>
      <w:r>
        <w:t>2.17 Put an individual Order On-Hold</w:t>
      </w:r>
    </w:p>
    <w:p w14:paraId="5C812050" w14:textId="77777777" w:rsidR="00105912" w:rsidRDefault="00756F4E">
      <w:pPr>
        <w:pStyle w:val="TextBody"/>
      </w:pPr>
      <w:r>
        <w:t xml:space="preserve">Consider another scenario where patient Betty </w:t>
      </w:r>
      <w:r>
        <w:t>Johnson walks into the Pharmacy to collect Aspirin drug. The Pharmacist John Watson searches for the Patient by his/her name. This displays the list of Patients named Betty Johnson. Using the D.O.B. and address as reference, the Pharmacist determines the c</w:t>
      </w:r>
      <w:r>
        <w:t>orrect row for the patient present.</w:t>
      </w:r>
    </w:p>
    <w:p w14:paraId="60C184C3" w14:textId="77777777" w:rsidR="00105912" w:rsidRDefault="00756F4E">
      <w:pPr>
        <w:pStyle w:val="TextBody"/>
      </w:pPr>
      <w:r>
        <w:rPr>
          <w:noProof/>
          <w:lang w:eastAsia="en-US" w:bidi="ar-SA"/>
        </w:rPr>
        <w:drawing>
          <wp:anchor distT="0" distB="0" distL="0" distR="0" simplePos="0" relativeHeight="58" behindDoc="0" locked="0" layoutInCell="1" allowOverlap="1" wp14:anchorId="485D2E87" wp14:editId="39CEBAC6">
            <wp:simplePos x="0" y="0"/>
            <wp:positionH relativeFrom="column">
              <wp:align>center</wp:align>
            </wp:positionH>
            <wp:positionV relativeFrom="paragraph">
              <wp:align>top</wp:align>
            </wp:positionV>
            <wp:extent cx="3878580" cy="2371725"/>
            <wp:effectExtent l="0" t="0" r="0" b="0"/>
            <wp:wrapSquare wrapText="largest"/>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9"/>
                    <a:stretch>
                      <a:fillRect/>
                    </a:stretch>
                  </pic:blipFill>
                  <pic:spPr bwMode="auto">
                    <a:xfrm>
                      <a:off x="0" y="0"/>
                      <a:ext cx="3878580" cy="2371725"/>
                    </a:xfrm>
                    <a:prstGeom prst="rect">
                      <a:avLst/>
                    </a:prstGeom>
                    <a:noFill/>
                    <a:ln w="9525">
                      <a:noFill/>
                      <a:miter lim="800000"/>
                      <a:headEnd/>
                      <a:tailEnd/>
                    </a:ln>
                  </pic:spPr>
                </pic:pic>
              </a:graphicData>
            </a:graphic>
          </wp:anchor>
        </w:drawing>
      </w:r>
    </w:p>
    <w:p w14:paraId="7B0F15A9" w14:textId="77777777" w:rsidR="00105912" w:rsidRDefault="00105912">
      <w:pPr>
        <w:pStyle w:val="TextBody"/>
      </w:pPr>
    </w:p>
    <w:p w14:paraId="0CBEF905" w14:textId="77777777" w:rsidR="00105912" w:rsidRDefault="00105912">
      <w:pPr>
        <w:pStyle w:val="TextBody"/>
      </w:pPr>
    </w:p>
    <w:p w14:paraId="1563FBC7" w14:textId="77777777" w:rsidR="00105912" w:rsidRDefault="00105912">
      <w:pPr>
        <w:pStyle w:val="TextBody"/>
      </w:pPr>
    </w:p>
    <w:p w14:paraId="37BEB54B" w14:textId="77777777" w:rsidR="00105912" w:rsidRDefault="00105912">
      <w:pPr>
        <w:pStyle w:val="TextBody"/>
      </w:pPr>
    </w:p>
    <w:p w14:paraId="2A3DDA56" w14:textId="77777777" w:rsidR="00105912" w:rsidRDefault="00105912">
      <w:pPr>
        <w:pStyle w:val="TextBody"/>
      </w:pPr>
    </w:p>
    <w:p w14:paraId="21EDD1C9" w14:textId="77777777" w:rsidR="00105912" w:rsidRDefault="00105912">
      <w:pPr>
        <w:pStyle w:val="TextBody"/>
      </w:pPr>
    </w:p>
    <w:p w14:paraId="3B95DCDE" w14:textId="77777777" w:rsidR="00105912" w:rsidRDefault="00105912">
      <w:pPr>
        <w:pStyle w:val="TextBody"/>
      </w:pPr>
    </w:p>
    <w:p w14:paraId="7F470A1C" w14:textId="77777777" w:rsidR="00105912" w:rsidRDefault="00756F4E">
      <w:pPr>
        <w:pStyle w:val="TextBody"/>
        <w:jc w:val="center"/>
      </w:pPr>
      <w:r>
        <w:t>(Fig. 51 Pharmacy homepage)</w:t>
      </w:r>
    </w:p>
    <w:p w14:paraId="635BCFBA" w14:textId="77777777" w:rsidR="00105912" w:rsidRDefault="00756F4E">
      <w:pPr>
        <w:pStyle w:val="TextBody"/>
      </w:pPr>
      <w:r>
        <w:t>John opens Betty's Drug Order page to find active order for Aspirin. He selects a row representing the Order. This loads a fragment listing the Order details. However, it is not clear</w:t>
      </w:r>
      <w:r>
        <w:t xml:space="preserve"> to John if the prescribed drug must be dispatched in capsule form or syrup form. Thus, he will now put the Order on hold.</w:t>
      </w:r>
    </w:p>
    <w:p w14:paraId="543D00A4" w14:textId="77777777" w:rsidR="00105912" w:rsidRDefault="00756F4E">
      <w:pPr>
        <w:pStyle w:val="TextBody"/>
      </w:pPr>
      <w:r>
        <w:rPr>
          <w:noProof/>
          <w:lang w:eastAsia="en-US" w:bidi="ar-SA"/>
        </w:rPr>
        <w:drawing>
          <wp:anchor distT="0" distB="0" distL="0" distR="0" simplePos="0" relativeHeight="251659264" behindDoc="0" locked="0" layoutInCell="1" allowOverlap="1" wp14:anchorId="4AE00D94" wp14:editId="1075C3D4">
            <wp:simplePos x="0" y="0"/>
            <wp:positionH relativeFrom="column">
              <wp:posOffset>1267460</wp:posOffset>
            </wp:positionH>
            <wp:positionV relativeFrom="paragraph">
              <wp:posOffset>3810</wp:posOffset>
            </wp:positionV>
            <wp:extent cx="3854450" cy="2661920"/>
            <wp:effectExtent l="0" t="0" r="0" b="0"/>
            <wp:wrapSquare wrapText="largest"/>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38"/>
                    <a:stretch>
                      <a:fillRect/>
                    </a:stretch>
                  </pic:blipFill>
                  <pic:spPr bwMode="auto">
                    <a:xfrm>
                      <a:off x="0" y="0"/>
                      <a:ext cx="3854450" cy="2661920"/>
                    </a:xfrm>
                    <a:prstGeom prst="rect">
                      <a:avLst/>
                    </a:prstGeom>
                    <a:noFill/>
                    <a:ln w="9525">
                      <a:noFill/>
                      <a:miter lim="800000"/>
                      <a:headEnd/>
                      <a:tailEnd/>
                    </a:ln>
                  </pic:spPr>
                </pic:pic>
              </a:graphicData>
            </a:graphic>
          </wp:anchor>
        </w:drawing>
      </w:r>
    </w:p>
    <w:p w14:paraId="434E66E6" w14:textId="77777777" w:rsidR="00105912" w:rsidRDefault="00105912">
      <w:pPr>
        <w:pStyle w:val="TextBody"/>
      </w:pPr>
    </w:p>
    <w:p w14:paraId="31CE5ECC" w14:textId="77777777" w:rsidR="00105912" w:rsidRDefault="00105912">
      <w:pPr>
        <w:pStyle w:val="TextBody"/>
      </w:pPr>
    </w:p>
    <w:p w14:paraId="55177866" w14:textId="77777777" w:rsidR="00105912" w:rsidRDefault="00105912">
      <w:pPr>
        <w:pStyle w:val="TextBody"/>
      </w:pPr>
    </w:p>
    <w:p w14:paraId="0072B50E" w14:textId="77777777" w:rsidR="00105912" w:rsidRDefault="00105912">
      <w:pPr>
        <w:pStyle w:val="TextBody"/>
      </w:pPr>
    </w:p>
    <w:p w14:paraId="4B987EF3" w14:textId="77777777" w:rsidR="00105912" w:rsidRDefault="00105912">
      <w:pPr>
        <w:pStyle w:val="TextBody"/>
      </w:pPr>
    </w:p>
    <w:p w14:paraId="344B1835" w14:textId="77777777" w:rsidR="00105912" w:rsidRDefault="00105912">
      <w:pPr>
        <w:pStyle w:val="TextBody"/>
      </w:pPr>
    </w:p>
    <w:p w14:paraId="3FEC65B9" w14:textId="77777777" w:rsidR="00105912" w:rsidRDefault="00105912">
      <w:pPr>
        <w:pStyle w:val="TextBody"/>
      </w:pPr>
    </w:p>
    <w:p w14:paraId="6B073416" w14:textId="77777777" w:rsidR="00105912" w:rsidRDefault="00105912">
      <w:pPr>
        <w:pStyle w:val="TextBody"/>
      </w:pPr>
    </w:p>
    <w:p w14:paraId="0E660D95" w14:textId="77777777" w:rsidR="00105912" w:rsidRDefault="00756F4E">
      <w:pPr>
        <w:pStyle w:val="TextBody"/>
        <w:jc w:val="center"/>
      </w:pPr>
      <w:r>
        <w:t>(Fig. 52 Drug Order page)</w:t>
      </w:r>
    </w:p>
    <w:p w14:paraId="7C23BBA8" w14:textId="77777777" w:rsidR="00105912" w:rsidRDefault="00756F4E">
      <w:pPr>
        <w:pStyle w:val="TextBody"/>
      </w:pPr>
      <w:r>
        <w:lastRenderedPageBreak/>
        <w:t xml:space="preserve">John checks the check-box corresponding to the Order and clicks the 'On Hold' button. </w:t>
      </w:r>
    </w:p>
    <w:p w14:paraId="01E31485" w14:textId="77777777" w:rsidR="00105912" w:rsidRDefault="00756F4E">
      <w:pPr>
        <w:pStyle w:val="TextBody"/>
      </w:pPr>
      <w:bookmarkStart w:id="106" w:name="_Toc475453343"/>
      <w:bookmarkEnd w:id="106"/>
      <w:r>
        <w:br/>
      </w:r>
      <w:r>
        <w:rPr>
          <w:noProof/>
          <w:lang w:eastAsia="en-US" w:bidi="ar-SA"/>
        </w:rPr>
        <w:drawing>
          <wp:anchor distT="0" distB="0" distL="0" distR="0" simplePos="0" relativeHeight="19" behindDoc="0" locked="0" layoutInCell="1" allowOverlap="1" wp14:anchorId="10E6666C" wp14:editId="71F3FEDE">
            <wp:simplePos x="0" y="0"/>
            <wp:positionH relativeFrom="column">
              <wp:align>center</wp:align>
            </wp:positionH>
            <wp:positionV relativeFrom="paragraph">
              <wp:align>top</wp:align>
            </wp:positionV>
            <wp:extent cx="4822825" cy="3110865"/>
            <wp:effectExtent l="0" t="0" r="0" b="0"/>
            <wp:wrapSquare wrapText="largest"/>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a:picLocks noChangeAspect="1" noChangeArrowheads="1"/>
                    </pic:cNvPicPr>
                  </pic:nvPicPr>
                  <pic:blipFill>
                    <a:blip r:embed="rId39"/>
                    <a:stretch>
                      <a:fillRect/>
                    </a:stretch>
                  </pic:blipFill>
                  <pic:spPr bwMode="auto">
                    <a:xfrm>
                      <a:off x="0" y="0"/>
                      <a:ext cx="4822825" cy="3110865"/>
                    </a:xfrm>
                    <a:prstGeom prst="rect">
                      <a:avLst/>
                    </a:prstGeom>
                    <a:noFill/>
                    <a:ln w="9525">
                      <a:noFill/>
                      <a:miter lim="800000"/>
                      <a:headEnd/>
                      <a:tailEnd/>
                    </a:ln>
                  </pic:spPr>
                </pic:pic>
              </a:graphicData>
            </a:graphic>
          </wp:anchor>
        </w:drawing>
      </w:r>
    </w:p>
    <w:p w14:paraId="7F96E8C9" w14:textId="77777777" w:rsidR="00105912" w:rsidRDefault="00105912">
      <w:pPr>
        <w:pStyle w:val="Heading2"/>
        <w:rPr>
          <w:sz w:val="24"/>
          <w:szCs w:val="24"/>
        </w:rPr>
      </w:pPr>
    </w:p>
    <w:p w14:paraId="5B6D693F" w14:textId="77777777" w:rsidR="00105912" w:rsidRDefault="00105912">
      <w:pPr>
        <w:pStyle w:val="Heading2"/>
        <w:rPr>
          <w:sz w:val="24"/>
          <w:szCs w:val="24"/>
        </w:rPr>
      </w:pPr>
    </w:p>
    <w:p w14:paraId="0F6B7AF8" w14:textId="77777777" w:rsidR="00105912" w:rsidRDefault="00105912">
      <w:pPr>
        <w:pStyle w:val="Heading2"/>
        <w:rPr>
          <w:sz w:val="24"/>
          <w:szCs w:val="24"/>
        </w:rPr>
      </w:pPr>
    </w:p>
    <w:p w14:paraId="295930D8" w14:textId="77777777" w:rsidR="00105912" w:rsidRDefault="00105912">
      <w:pPr>
        <w:pStyle w:val="Heading2"/>
        <w:rPr>
          <w:sz w:val="24"/>
          <w:szCs w:val="24"/>
        </w:rPr>
      </w:pPr>
    </w:p>
    <w:p w14:paraId="5DB3A383" w14:textId="77777777" w:rsidR="00105912" w:rsidRDefault="00105912">
      <w:pPr>
        <w:pStyle w:val="Heading2"/>
        <w:rPr>
          <w:sz w:val="24"/>
          <w:szCs w:val="24"/>
        </w:rPr>
      </w:pPr>
    </w:p>
    <w:p w14:paraId="4F94B8A6" w14:textId="77777777" w:rsidR="00105912" w:rsidRDefault="00105912">
      <w:pPr>
        <w:pStyle w:val="Heading2"/>
        <w:rPr>
          <w:sz w:val="24"/>
          <w:szCs w:val="24"/>
        </w:rPr>
      </w:pPr>
    </w:p>
    <w:p w14:paraId="177C8CE7" w14:textId="77777777" w:rsidR="00105912" w:rsidRDefault="00105912">
      <w:pPr>
        <w:pStyle w:val="Heading2"/>
        <w:rPr>
          <w:sz w:val="24"/>
          <w:szCs w:val="24"/>
        </w:rPr>
      </w:pPr>
    </w:p>
    <w:p w14:paraId="2036302B" w14:textId="77777777" w:rsidR="00105912" w:rsidRDefault="00105912">
      <w:pPr>
        <w:pStyle w:val="TextBody"/>
      </w:pPr>
    </w:p>
    <w:p w14:paraId="59E2A894" w14:textId="77777777" w:rsidR="00105912" w:rsidRDefault="00105912">
      <w:pPr>
        <w:pStyle w:val="TextBody"/>
        <w:jc w:val="center"/>
      </w:pPr>
    </w:p>
    <w:p w14:paraId="676A1021" w14:textId="77777777" w:rsidR="00105912" w:rsidRDefault="00756F4E">
      <w:pPr>
        <w:pStyle w:val="TextBody"/>
        <w:jc w:val="center"/>
      </w:pPr>
      <w:r>
        <w:t>(Fig. 53 Order Select)</w:t>
      </w:r>
    </w:p>
    <w:p w14:paraId="6AF99E13" w14:textId="77777777" w:rsidR="00105912" w:rsidRDefault="00105912">
      <w:pPr>
        <w:pStyle w:val="TextBody"/>
      </w:pPr>
    </w:p>
    <w:p w14:paraId="053221D0" w14:textId="77777777" w:rsidR="00105912" w:rsidRDefault="00756F4E">
      <w:pPr>
        <w:pStyle w:val="TextBody"/>
      </w:pPr>
      <w:commentRangeStart w:id="107"/>
      <w:r>
        <w:t xml:space="preserve">John provides some comments regarding why the Order needs to be put on hold. In this case, a mail will be forwarded to the </w:t>
      </w:r>
      <w:proofErr w:type="spellStart"/>
      <w:r>
        <w:t>Orderer</w:t>
      </w:r>
      <w:proofErr w:type="spellEnd"/>
      <w:r>
        <w:t xml:space="preserve"> with these comments.</w:t>
      </w:r>
      <w:commentRangeEnd w:id="107"/>
      <w:r w:rsidR="00D20AFB">
        <w:rPr>
          <w:rStyle w:val="CommentReference"/>
        </w:rPr>
        <w:commentReference w:id="107"/>
      </w:r>
    </w:p>
    <w:p w14:paraId="6F47D30B" w14:textId="77777777" w:rsidR="00105912" w:rsidRDefault="00756F4E">
      <w:pPr>
        <w:pStyle w:val="TextBody"/>
      </w:pPr>
      <w:r>
        <w:rPr>
          <w:noProof/>
          <w:lang w:eastAsia="en-US" w:bidi="ar-SA"/>
        </w:rPr>
        <w:drawing>
          <wp:anchor distT="0" distB="0" distL="0" distR="0" simplePos="0" relativeHeight="42" behindDoc="0" locked="0" layoutInCell="1" allowOverlap="1" wp14:anchorId="38858F59" wp14:editId="76D9172E">
            <wp:simplePos x="0" y="0"/>
            <wp:positionH relativeFrom="column">
              <wp:align>center</wp:align>
            </wp:positionH>
            <wp:positionV relativeFrom="paragraph">
              <wp:align>top</wp:align>
            </wp:positionV>
            <wp:extent cx="4605020" cy="3078480"/>
            <wp:effectExtent l="0" t="0" r="0" b="0"/>
            <wp:wrapSquare wrapText="largest"/>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a:picLocks noChangeAspect="1" noChangeArrowheads="1"/>
                    </pic:cNvPicPr>
                  </pic:nvPicPr>
                  <pic:blipFill>
                    <a:blip r:embed="rId40"/>
                    <a:stretch>
                      <a:fillRect/>
                    </a:stretch>
                  </pic:blipFill>
                  <pic:spPr bwMode="auto">
                    <a:xfrm>
                      <a:off x="0" y="0"/>
                      <a:ext cx="4605020" cy="3078480"/>
                    </a:xfrm>
                    <a:prstGeom prst="rect">
                      <a:avLst/>
                    </a:prstGeom>
                    <a:noFill/>
                    <a:ln w="9525">
                      <a:noFill/>
                      <a:miter lim="800000"/>
                      <a:headEnd/>
                      <a:tailEnd/>
                    </a:ln>
                  </pic:spPr>
                </pic:pic>
              </a:graphicData>
            </a:graphic>
          </wp:anchor>
        </w:drawing>
      </w:r>
    </w:p>
    <w:p w14:paraId="31784CD3" w14:textId="77777777" w:rsidR="00105912" w:rsidRDefault="00105912">
      <w:pPr>
        <w:pStyle w:val="TextBody"/>
      </w:pPr>
    </w:p>
    <w:p w14:paraId="6F280FFE" w14:textId="77777777" w:rsidR="00105912" w:rsidRDefault="00105912">
      <w:pPr>
        <w:pStyle w:val="TextBody"/>
      </w:pPr>
    </w:p>
    <w:p w14:paraId="6EFA7F34" w14:textId="77777777" w:rsidR="00105912" w:rsidRDefault="00105912">
      <w:pPr>
        <w:pStyle w:val="TextBody"/>
      </w:pPr>
    </w:p>
    <w:p w14:paraId="1AEED884" w14:textId="77777777" w:rsidR="00105912" w:rsidRDefault="00105912">
      <w:pPr>
        <w:pStyle w:val="TextBody"/>
      </w:pPr>
    </w:p>
    <w:p w14:paraId="57F505B6" w14:textId="77777777" w:rsidR="00105912" w:rsidRDefault="00105912">
      <w:pPr>
        <w:pStyle w:val="TextBody"/>
      </w:pPr>
    </w:p>
    <w:p w14:paraId="6DE8F513" w14:textId="77777777" w:rsidR="00105912" w:rsidRDefault="00105912">
      <w:pPr>
        <w:pStyle w:val="TextBody"/>
      </w:pPr>
    </w:p>
    <w:p w14:paraId="1D0ED191" w14:textId="77777777" w:rsidR="00105912" w:rsidRDefault="00105912">
      <w:pPr>
        <w:pStyle w:val="TextBody"/>
      </w:pPr>
    </w:p>
    <w:p w14:paraId="5C8A5E4C" w14:textId="77777777" w:rsidR="00105912" w:rsidRDefault="00105912">
      <w:pPr>
        <w:pStyle w:val="TextBody"/>
      </w:pPr>
    </w:p>
    <w:p w14:paraId="43507369" w14:textId="77777777" w:rsidR="00105912" w:rsidRDefault="00105912">
      <w:pPr>
        <w:pStyle w:val="TextBody"/>
      </w:pPr>
    </w:p>
    <w:p w14:paraId="006848E8" w14:textId="77777777" w:rsidR="00105912" w:rsidRDefault="00105912">
      <w:pPr>
        <w:pStyle w:val="TextBody"/>
      </w:pPr>
    </w:p>
    <w:p w14:paraId="3BC1A3E1" w14:textId="77777777" w:rsidR="00105912" w:rsidRDefault="00756F4E">
      <w:pPr>
        <w:pStyle w:val="TextBody"/>
        <w:jc w:val="center"/>
      </w:pPr>
      <w:r>
        <w:t>(Fig. 54 Order Record)</w:t>
      </w:r>
    </w:p>
    <w:p w14:paraId="0EB8C00A" w14:textId="77777777" w:rsidR="00105912" w:rsidRDefault="00756F4E">
      <w:pPr>
        <w:pStyle w:val="TextBody"/>
      </w:pPr>
      <w:r>
        <w:lastRenderedPageBreak/>
        <w:t xml:space="preserve">The Pharmacist sends an email to the </w:t>
      </w:r>
      <w:proofErr w:type="spellStart"/>
      <w:r>
        <w:t>Ord</w:t>
      </w:r>
      <w:r>
        <w:t>erer</w:t>
      </w:r>
      <w:proofErr w:type="spellEnd"/>
      <w:r>
        <w:t xml:space="preserve"> about the Order that is put on hold. </w:t>
      </w:r>
    </w:p>
    <w:p w14:paraId="60AC0491" w14:textId="77777777" w:rsidR="00105912" w:rsidRDefault="00756F4E">
      <w:pPr>
        <w:pStyle w:val="TextBody"/>
      </w:pPr>
      <w:r>
        <w:rPr>
          <w:noProof/>
          <w:lang w:eastAsia="en-US" w:bidi="ar-SA"/>
        </w:rPr>
        <w:drawing>
          <wp:anchor distT="0" distB="0" distL="0" distR="0" simplePos="0" relativeHeight="20" behindDoc="0" locked="0" layoutInCell="1" allowOverlap="1" wp14:anchorId="015B355A" wp14:editId="231A7811">
            <wp:simplePos x="0" y="0"/>
            <wp:positionH relativeFrom="column">
              <wp:align>center</wp:align>
            </wp:positionH>
            <wp:positionV relativeFrom="paragraph">
              <wp:align>top</wp:align>
            </wp:positionV>
            <wp:extent cx="4589145" cy="2311400"/>
            <wp:effectExtent l="0" t="0" r="0" b="0"/>
            <wp:wrapSquare wrapText="largest"/>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3"/>
                    <a:stretch>
                      <a:fillRect/>
                    </a:stretch>
                  </pic:blipFill>
                  <pic:spPr bwMode="auto">
                    <a:xfrm>
                      <a:off x="0" y="0"/>
                      <a:ext cx="4589145" cy="2311400"/>
                    </a:xfrm>
                    <a:prstGeom prst="rect">
                      <a:avLst/>
                    </a:prstGeom>
                    <a:noFill/>
                    <a:ln w="9525">
                      <a:noFill/>
                      <a:miter lim="800000"/>
                      <a:headEnd/>
                      <a:tailEnd/>
                    </a:ln>
                  </pic:spPr>
                </pic:pic>
              </a:graphicData>
            </a:graphic>
          </wp:anchor>
        </w:drawing>
      </w:r>
    </w:p>
    <w:p w14:paraId="42380CB6" w14:textId="77777777" w:rsidR="00105912" w:rsidRDefault="00105912">
      <w:pPr>
        <w:pStyle w:val="TextBody"/>
      </w:pPr>
    </w:p>
    <w:p w14:paraId="7B4C7A61" w14:textId="77777777" w:rsidR="00105912" w:rsidRDefault="00105912">
      <w:pPr>
        <w:pStyle w:val="TextBody"/>
      </w:pPr>
    </w:p>
    <w:p w14:paraId="3FFFDA64" w14:textId="77777777" w:rsidR="00105912" w:rsidRDefault="00105912">
      <w:pPr>
        <w:pStyle w:val="TextBody"/>
      </w:pPr>
    </w:p>
    <w:p w14:paraId="556A119B" w14:textId="77777777" w:rsidR="00105912" w:rsidRDefault="00105912">
      <w:pPr>
        <w:pStyle w:val="TextBody"/>
      </w:pPr>
    </w:p>
    <w:p w14:paraId="61325AFF" w14:textId="77777777" w:rsidR="00105912" w:rsidRDefault="00105912">
      <w:pPr>
        <w:pStyle w:val="TextBody"/>
      </w:pPr>
    </w:p>
    <w:p w14:paraId="63D9D3DB" w14:textId="77777777" w:rsidR="00105912" w:rsidRDefault="00105912">
      <w:pPr>
        <w:pStyle w:val="TextBody"/>
      </w:pPr>
    </w:p>
    <w:p w14:paraId="36A175FD" w14:textId="77777777" w:rsidR="00105912" w:rsidRDefault="00105912">
      <w:pPr>
        <w:pStyle w:val="TextBody"/>
      </w:pPr>
    </w:p>
    <w:p w14:paraId="6B38474B" w14:textId="77777777" w:rsidR="00105912" w:rsidRDefault="00756F4E">
      <w:pPr>
        <w:pStyle w:val="TextBody"/>
        <w:jc w:val="center"/>
      </w:pPr>
      <w:r>
        <w:t>(Fig. 55 Mail Notification)</w:t>
      </w:r>
    </w:p>
    <w:p w14:paraId="69140706" w14:textId="77777777" w:rsidR="00105912" w:rsidRDefault="00105912">
      <w:pPr>
        <w:pStyle w:val="TextBody"/>
      </w:pPr>
    </w:p>
    <w:p w14:paraId="405E57E8" w14:textId="77777777" w:rsidR="00105912" w:rsidRDefault="00756F4E">
      <w:pPr>
        <w:pStyle w:val="TextBody"/>
      </w:pPr>
      <w:r>
        <w:t xml:space="preserve">Once that is done, the Order for Aspirin continue to be listed in the Patient's Active Drug Orders table though displayed with a different color. This tells the users that </w:t>
      </w:r>
      <w:r>
        <w:t>Aspirin Order has been put on hold.</w:t>
      </w:r>
    </w:p>
    <w:p w14:paraId="7E5F3A3E" w14:textId="77777777" w:rsidR="00105912" w:rsidRDefault="00756F4E">
      <w:pPr>
        <w:pStyle w:val="TextBody"/>
      </w:pPr>
      <w:r>
        <w:rPr>
          <w:noProof/>
          <w:lang w:eastAsia="en-US" w:bidi="ar-SA"/>
        </w:rPr>
        <w:drawing>
          <wp:anchor distT="0" distB="0" distL="0" distR="0" simplePos="0" relativeHeight="21" behindDoc="0" locked="0" layoutInCell="1" allowOverlap="1" wp14:anchorId="497CEAC2" wp14:editId="5846FDDD">
            <wp:simplePos x="0" y="0"/>
            <wp:positionH relativeFrom="column">
              <wp:align>center</wp:align>
            </wp:positionH>
            <wp:positionV relativeFrom="paragraph">
              <wp:align>top</wp:align>
            </wp:positionV>
            <wp:extent cx="4522470" cy="2887980"/>
            <wp:effectExtent l="0" t="0" r="0" b="0"/>
            <wp:wrapSquare wrapText="largest"/>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41"/>
                    <a:stretch>
                      <a:fillRect/>
                    </a:stretch>
                  </pic:blipFill>
                  <pic:spPr bwMode="auto">
                    <a:xfrm>
                      <a:off x="0" y="0"/>
                      <a:ext cx="4522470" cy="2887980"/>
                    </a:xfrm>
                    <a:prstGeom prst="rect">
                      <a:avLst/>
                    </a:prstGeom>
                    <a:noFill/>
                    <a:ln w="9525">
                      <a:noFill/>
                      <a:miter lim="800000"/>
                      <a:headEnd/>
                      <a:tailEnd/>
                    </a:ln>
                  </pic:spPr>
                </pic:pic>
              </a:graphicData>
            </a:graphic>
          </wp:anchor>
        </w:drawing>
      </w:r>
    </w:p>
    <w:p w14:paraId="264A49FF" w14:textId="77777777" w:rsidR="00105912" w:rsidRDefault="00105912">
      <w:pPr>
        <w:pStyle w:val="TextBody"/>
      </w:pPr>
    </w:p>
    <w:p w14:paraId="0B057DA7" w14:textId="77777777" w:rsidR="00105912" w:rsidRDefault="00105912">
      <w:pPr>
        <w:pStyle w:val="TextBody"/>
      </w:pPr>
    </w:p>
    <w:p w14:paraId="6CB2241E" w14:textId="77777777" w:rsidR="00105912" w:rsidRDefault="00105912">
      <w:pPr>
        <w:pStyle w:val="TextBody"/>
      </w:pPr>
    </w:p>
    <w:p w14:paraId="09207270" w14:textId="77777777" w:rsidR="00105912" w:rsidRDefault="00105912">
      <w:pPr>
        <w:pStyle w:val="TextBody"/>
      </w:pPr>
    </w:p>
    <w:p w14:paraId="3CD2D694" w14:textId="77777777" w:rsidR="00105912" w:rsidRDefault="00105912">
      <w:pPr>
        <w:pStyle w:val="TextBody"/>
      </w:pPr>
    </w:p>
    <w:p w14:paraId="7F7EC5D3" w14:textId="77777777" w:rsidR="00105912" w:rsidRDefault="00105912">
      <w:pPr>
        <w:pStyle w:val="TextBody"/>
      </w:pPr>
    </w:p>
    <w:p w14:paraId="3D783C98" w14:textId="77777777" w:rsidR="00105912" w:rsidRDefault="00105912">
      <w:pPr>
        <w:pStyle w:val="TextBody"/>
      </w:pPr>
    </w:p>
    <w:p w14:paraId="48B96052" w14:textId="77777777" w:rsidR="00105912" w:rsidRDefault="00105912">
      <w:pPr>
        <w:pStyle w:val="TextBody"/>
      </w:pPr>
    </w:p>
    <w:p w14:paraId="0AB1001C" w14:textId="77777777" w:rsidR="00105912" w:rsidRDefault="00105912">
      <w:pPr>
        <w:pStyle w:val="TextBody"/>
      </w:pPr>
    </w:p>
    <w:p w14:paraId="435DEF3D" w14:textId="77777777" w:rsidR="00105912" w:rsidRDefault="00756F4E">
      <w:pPr>
        <w:pStyle w:val="TextBody"/>
        <w:jc w:val="center"/>
      </w:pPr>
      <w:r>
        <w:t>(Fig. 56 Drug Order page)</w:t>
      </w:r>
    </w:p>
    <w:p w14:paraId="05AFD26D" w14:textId="77777777" w:rsidR="00105912" w:rsidRDefault="00105912">
      <w:pPr>
        <w:pStyle w:val="TextBody"/>
      </w:pPr>
    </w:p>
    <w:p w14:paraId="45285C37" w14:textId="77777777" w:rsidR="00105912" w:rsidRDefault="00105912">
      <w:pPr>
        <w:pStyle w:val="TextBody"/>
      </w:pPr>
    </w:p>
    <w:p w14:paraId="386681CC" w14:textId="77777777" w:rsidR="00105912" w:rsidRDefault="00105912">
      <w:pPr>
        <w:pStyle w:val="TextBody"/>
      </w:pPr>
    </w:p>
    <w:p w14:paraId="4F8E4474" w14:textId="77777777" w:rsidR="00105912" w:rsidRDefault="00105912">
      <w:pPr>
        <w:pStyle w:val="TextBody"/>
      </w:pPr>
    </w:p>
    <w:p w14:paraId="1FE4EBB6" w14:textId="77777777" w:rsidR="00105912" w:rsidRDefault="00756F4E">
      <w:pPr>
        <w:pStyle w:val="TextBody"/>
      </w:pPr>
      <w:r>
        <w:lastRenderedPageBreak/>
        <w:t>The Pharmacy homepage will also list the Aspirin Order, indicating that it is put on hold.</w:t>
      </w:r>
    </w:p>
    <w:p w14:paraId="2C33693B" w14:textId="77777777" w:rsidR="00105912" w:rsidRDefault="00756F4E">
      <w:pPr>
        <w:pStyle w:val="TextBody"/>
      </w:pPr>
      <w:r>
        <w:rPr>
          <w:noProof/>
          <w:lang w:eastAsia="en-US" w:bidi="ar-SA"/>
        </w:rPr>
        <w:drawing>
          <wp:anchor distT="0" distB="0" distL="0" distR="0" simplePos="0" relativeHeight="59" behindDoc="0" locked="0" layoutInCell="1" allowOverlap="1" wp14:anchorId="3685E04D" wp14:editId="48FABBB8">
            <wp:simplePos x="0" y="0"/>
            <wp:positionH relativeFrom="column">
              <wp:align>center</wp:align>
            </wp:positionH>
            <wp:positionV relativeFrom="paragraph">
              <wp:align>top</wp:align>
            </wp:positionV>
            <wp:extent cx="4455795" cy="3216910"/>
            <wp:effectExtent l="0" t="0" r="0" b="0"/>
            <wp:wrapSquare wrapText="largest"/>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a:picLocks noChangeAspect="1" noChangeArrowheads="1"/>
                    </pic:cNvPicPr>
                  </pic:nvPicPr>
                  <pic:blipFill>
                    <a:blip r:embed="rId42"/>
                    <a:stretch>
                      <a:fillRect/>
                    </a:stretch>
                  </pic:blipFill>
                  <pic:spPr bwMode="auto">
                    <a:xfrm>
                      <a:off x="0" y="0"/>
                      <a:ext cx="4455795" cy="3216910"/>
                    </a:xfrm>
                    <a:prstGeom prst="rect">
                      <a:avLst/>
                    </a:prstGeom>
                    <a:noFill/>
                    <a:ln w="9525">
                      <a:noFill/>
                      <a:miter lim="800000"/>
                      <a:headEnd/>
                      <a:tailEnd/>
                    </a:ln>
                  </pic:spPr>
                </pic:pic>
              </a:graphicData>
            </a:graphic>
          </wp:anchor>
        </w:drawing>
      </w:r>
    </w:p>
    <w:p w14:paraId="4B58B42E" w14:textId="77777777" w:rsidR="00105912" w:rsidRDefault="00105912">
      <w:pPr>
        <w:pStyle w:val="TextBody"/>
      </w:pPr>
    </w:p>
    <w:p w14:paraId="250527F2" w14:textId="77777777" w:rsidR="00105912" w:rsidRDefault="00105912">
      <w:pPr>
        <w:pStyle w:val="TextBody"/>
      </w:pPr>
    </w:p>
    <w:p w14:paraId="51DA4395" w14:textId="77777777" w:rsidR="00105912" w:rsidRDefault="00105912">
      <w:pPr>
        <w:pStyle w:val="TextBody"/>
      </w:pPr>
    </w:p>
    <w:p w14:paraId="3D5F8EB6" w14:textId="77777777" w:rsidR="00105912" w:rsidRDefault="00105912">
      <w:pPr>
        <w:pStyle w:val="TextBody"/>
      </w:pPr>
    </w:p>
    <w:p w14:paraId="15F29EF5" w14:textId="77777777" w:rsidR="00105912" w:rsidRDefault="00105912">
      <w:pPr>
        <w:pStyle w:val="TextBody"/>
      </w:pPr>
    </w:p>
    <w:p w14:paraId="17C8D162" w14:textId="77777777" w:rsidR="00105912" w:rsidRDefault="00105912">
      <w:pPr>
        <w:pStyle w:val="TextBody"/>
      </w:pPr>
    </w:p>
    <w:p w14:paraId="0E154ECF" w14:textId="77777777" w:rsidR="00105912" w:rsidRDefault="00105912">
      <w:pPr>
        <w:pStyle w:val="TextBody"/>
      </w:pPr>
    </w:p>
    <w:p w14:paraId="627D0322" w14:textId="77777777" w:rsidR="00105912" w:rsidRDefault="00105912">
      <w:pPr>
        <w:pStyle w:val="TextBody"/>
      </w:pPr>
    </w:p>
    <w:p w14:paraId="70EE286F" w14:textId="77777777" w:rsidR="00105912" w:rsidRDefault="00105912">
      <w:pPr>
        <w:pStyle w:val="TextBody"/>
      </w:pPr>
    </w:p>
    <w:p w14:paraId="7B92188A" w14:textId="77777777" w:rsidR="00105912" w:rsidRDefault="00105912">
      <w:pPr>
        <w:pStyle w:val="TextBody"/>
      </w:pPr>
    </w:p>
    <w:p w14:paraId="2EC46DD4" w14:textId="77777777" w:rsidR="00105912" w:rsidRDefault="00756F4E">
      <w:pPr>
        <w:pStyle w:val="TextBody"/>
        <w:jc w:val="center"/>
      </w:pPr>
      <w:r>
        <w:t>(Fig. 57 Pharmacy homepage)</w:t>
      </w:r>
      <w:r>
        <w:br/>
      </w:r>
    </w:p>
    <w:p w14:paraId="40B6360F" w14:textId="77777777" w:rsidR="00105912" w:rsidRDefault="00756F4E">
      <w:pPr>
        <w:pStyle w:val="Heading2"/>
      </w:pPr>
      <w:bookmarkStart w:id="108" w:name="__RefHeading__1008_757499970"/>
      <w:bookmarkEnd w:id="108"/>
      <w:r>
        <w:t xml:space="preserve">2.18 </w:t>
      </w:r>
      <w:proofErr w:type="spellStart"/>
      <w:r>
        <w:t>Orderer</w:t>
      </w:r>
      <w:proofErr w:type="spellEnd"/>
      <w:r>
        <w:t xml:space="preserve"> discards the Order put on hold</w:t>
      </w:r>
    </w:p>
    <w:p w14:paraId="2944A156" w14:textId="77777777" w:rsidR="00105912" w:rsidRDefault="00756F4E">
      <w:pPr>
        <w:pStyle w:val="TextBody"/>
      </w:pPr>
      <w:r>
        <w:t>The</w:t>
      </w:r>
      <w:r>
        <w:t xml:space="preserve"> </w:t>
      </w:r>
      <w:proofErr w:type="spellStart"/>
      <w:r>
        <w:t>Orderer</w:t>
      </w:r>
      <w:proofErr w:type="spellEnd"/>
      <w:r>
        <w:t xml:space="preserve"> or Physician logs into the Patient's Drug Order page and discontinues the Active </w:t>
      </w:r>
      <w:proofErr w:type="gramStart"/>
      <w:r>
        <w:t>Order(</w:t>
      </w:r>
      <w:proofErr w:type="gramEnd"/>
      <w:r>
        <w:t>for Aspirin in this example) that is put on hold.</w:t>
      </w:r>
    </w:p>
    <w:p w14:paraId="48EE2972" w14:textId="77777777" w:rsidR="00105912" w:rsidRDefault="00756F4E">
      <w:pPr>
        <w:pStyle w:val="TextBody"/>
      </w:pPr>
      <w:r>
        <w:rPr>
          <w:noProof/>
          <w:lang w:eastAsia="en-US" w:bidi="ar-SA"/>
        </w:rPr>
        <w:drawing>
          <wp:anchor distT="0" distB="0" distL="0" distR="0" simplePos="0" relativeHeight="43" behindDoc="0" locked="0" layoutInCell="1" allowOverlap="1" wp14:anchorId="56006233" wp14:editId="67C42EFE">
            <wp:simplePos x="0" y="0"/>
            <wp:positionH relativeFrom="column">
              <wp:align>center</wp:align>
            </wp:positionH>
            <wp:positionV relativeFrom="paragraph">
              <wp:align>top</wp:align>
            </wp:positionV>
            <wp:extent cx="4385945" cy="2884170"/>
            <wp:effectExtent l="0" t="0" r="0" b="0"/>
            <wp:wrapSquare wrapText="largest"/>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43"/>
                    <a:stretch>
                      <a:fillRect/>
                    </a:stretch>
                  </pic:blipFill>
                  <pic:spPr bwMode="auto">
                    <a:xfrm>
                      <a:off x="0" y="0"/>
                      <a:ext cx="4385945" cy="2884170"/>
                    </a:xfrm>
                    <a:prstGeom prst="rect">
                      <a:avLst/>
                    </a:prstGeom>
                    <a:noFill/>
                    <a:ln w="9525">
                      <a:noFill/>
                      <a:miter lim="800000"/>
                      <a:headEnd/>
                      <a:tailEnd/>
                    </a:ln>
                  </pic:spPr>
                </pic:pic>
              </a:graphicData>
            </a:graphic>
          </wp:anchor>
        </w:drawing>
      </w:r>
    </w:p>
    <w:p w14:paraId="73B8E602" w14:textId="77777777" w:rsidR="00105912" w:rsidRDefault="00105912">
      <w:pPr>
        <w:pStyle w:val="TextBody"/>
      </w:pPr>
    </w:p>
    <w:p w14:paraId="175CD4A3" w14:textId="77777777" w:rsidR="00105912" w:rsidRDefault="00105912">
      <w:pPr>
        <w:pStyle w:val="TextBody"/>
      </w:pPr>
    </w:p>
    <w:p w14:paraId="5F563912" w14:textId="77777777" w:rsidR="00105912" w:rsidRDefault="00105912">
      <w:pPr>
        <w:pStyle w:val="TextBody"/>
      </w:pPr>
    </w:p>
    <w:p w14:paraId="09D848CD" w14:textId="77777777" w:rsidR="00105912" w:rsidRDefault="00105912">
      <w:pPr>
        <w:pStyle w:val="TextBody"/>
      </w:pPr>
    </w:p>
    <w:p w14:paraId="496D8B1B" w14:textId="77777777" w:rsidR="00105912" w:rsidRDefault="00105912">
      <w:pPr>
        <w:pStyle w:val="TextBody"/>
      </w:pPr>
    </w:p>
    <w:p w14:paraId="0A7E7237" w14:textId="77777777" w:rsidR="00105912" w:rsidRDefault="00105912">
      <w:pPr>
        <w:pStyle w:val="TextBody"/>
      </w:pPr>
    </w:p>
    <w:p w14:paraId="2FF04E92" w14:textId="77777777" w:rsidR="00105912" w:rsidRDefault="00105912">
      <w:pPr>
        <w:pStyle w:val="TextBody"/>
      </w:pPr>
    </w:p>
    <w:p w14:paraId="3102FF6C" w14:textId="77777777" w:rsidR="00105912" w:rsidRDefault="00105912">
      <w:pPr>
        <w:pStyle w:val="TextBody"/>
      </w:pPr>
    </w:p>
    <w:p w14:paraId="5B0D978B" w14:textId="77777777" w:rsidR="00105912" w:rsidRDefault="00105912">
      <w:pPr>
        <w:pStyle w:val="TextBody"/>
      </w:pPr>
    </w:p>
    <w:p w14:paraId="337B8A03" w14:textId="77777777" w:rsidR="00105912" w:rsidRDefault="00756F4E">
      <w:pPr>
        <w:pStyle w:val="TextBody"/>
        <w:jc w:val="center"/>
      </w:pPr>
      <w:bookmarkStart w:id="109" w:name="__DdeLink__9133_113154776"/>
      <w:r>
        <w:t>(Fig. 58 Order Discard</w:t>
      </w:r>
      <w:bookmarkEnd w:id="109"/>
      <w:r>
        <w:t>)</w:t>
      </w:r>
    </w:p>
    <w:p w14:paraId="256A58C1" w14:textId="77777777" w:rsidR="00105912" w:rsidRDefault="00756F4E">
      <w:pPr>
        <w:pStyle w:val="Heading2"/>
      </w:pPr>
      <w:bookmarkStart w:id="110" w:name="__RefHeading__1010_757499970"/>
      <w:bookmarkEnd w:id="110"/>
      <w:r>
        <w:lastRenderedPageBreak/>
        <w:t xml:space="preserve">2.19 </w:t>
      </w:r>
      <w:proofErr w:type="spellStart"/>
      <w:r>
        <w:t>Orderer</w:t>
      </w:r>
      <w:proofErr w:type="spellEnd"/>
      <w:r>
        <w:t xml:space="preserve"> modifies the Order put on hold</w:t>
      </w:r>
    </w:p>
    <w:p w14:paraId="7BDB9869" w14:textId="77777777" w:rsidR="00105912" w:rsidRDefault="00756F4E">
      <w:pPr>
        <w:pStyle w:val="TextBody"/>
      </w:pPr>
      <w:r>
        <w:t>In some cases, an Order might b</w:t>
      </w:r>
      <w:r>
        <w:t xml:space="preserve">e put on hold since a specific formulation of the drug is unavailable. The </w:t>
      </w:r>
      <w:proofErr w:type="spellStart"/>
      <w:r>
        <w:t>Orderer</w:t>
      </w:r>
      <w:proofErr w:type="spellEnd"/>
      <w:r>
        <w:t xml:space="preserve"> or Physician logs into the Patient's Drug Order page, discontinues the Order put on hold and replaces it with a new Order with updated formulations.</w:t>
      </w:r>
    </w:p>
    <w:p w14:paraId="3272EC1B" w14:textId="77777777" w:rsidR="00105912" w:rsidRDefault="00756F4E">
      <w:pPr>
        <w:pStyle w:val="TextBody"/>
      </w:pPr>
      <w:r>
        <w:rPr>
          <w:noProof/>
          <w:lang w:eastAsia="en-US" w:bidi="ar-SA"/>
        </w:rPr>
        <w:drawing>
          <wp:anchor distT="0" distB="0" distL="0" distR="0" simplePos="0" relativeHeight="22" behindDoc="0" locked="0" layoutInCell="1" allowOverlap="1" wp14:anchorId="6C4BB8C3" wp14:editId="2FFBFFA9">
            <wp:simplePos x="0" y="0"/>
            <wp:positionH relativeFrom="column">
              <wp:align>center</wp:align>
            </wp:positionH>
            <wp:positionV relativeFrom="paragraph">
              <wp:align>top</wp:align>
            </wp:positionV>
            <wp:extent cx="4074795" cy="2624455"/>
            <wp:effectExtent l="0" t="0" r="0" b="0"/>
            <wp:wrapSquare wrapText="largest"/>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44"/>
                    <a:stretch>
                      <a:fillRect/>
                    </a:stretch>
                  </pic:blipFill>
                  <pic:spPr bwMode="auto">
                    <a:xfrm>
                      <a:off x="0" y="0"/>
                      <a:ext cx="4074795" cy="2624455"/>
                    </a:xfrm>
                    <a:prstGeom prst="rect">
                      <a:avLst/>
                    </a:prstGeom>
                    <a:noFill/>
                    <a:ln w="9525">
                      <a:noFill/>
                      <a:miter lim="800000"/>
                      <a:headEnd/>
                      <a:tailEnd/>
                    </a:ln>
                  </pic:spPr>
                </pic:pic>
              </a:graphicData>
            </a:graphic>
          </wp:anchor>
        </w:drawing>
      </w:r>
    </w:p>
    <w:p w14:paraId="7DD89A4D" w14:textId="77777777" w:rsidR="00105912" w:rsidRDefault="00105912">
      <w:pPr>
        <w:pStyle w:val="TextBody"/>
      </w:pPr>
    </w:p>
    <w:p w14:paraId="79A47BA6" w14:textId="77777777" w:rsidR="00105912" w:rsidRDefault="00105912">
      <w:pPr>
        <w:pStyle w:val="TextBody"/>
      </w:pPr>
    </w:p>
    <w:p w14:paraId="36287CED" w14:textId="77777777" w:rsidR="00105912" w:rsidRDefault="00105912">
      <w:pPr>
        <w:pStyle w:val="TextBody"/>
      </w:pPr>
    </w:p>
    <w:p w14:paraId="4A4D600C" w14:textId="77777777" w:rsidR="00105912" w:rsidRDefault="00105912">
      <w:pPr>
        <w:pStyle w:val="TextBody"/>
      </w:pPr>
    </w:p>
    <w:p w14:paraId="156A7EEF" w14:textId="77777777" w:rsidR="00105912" w:rsidRDefault="00105912">
      <w:pPr>
        <w:pStyle w:val="TextBody"/>
      </w:pPr>
    </w:p>
    <w:p w14:paraId="319450BF" w14:textId="77777777" w:rsidR="00105912" w:rsidRDefault="00105912">
      <w:pPr>
        <w:pStyle w:val="TextBody"/>
      </w:pPr>
    </w:p>
    <w:p w14:paraId="21EA7286" w14:textId="77777777" w:rsidR="00105912" w:rsidRDefault="00105912">
      <w:pPr>
        <w:pStyle w:val="TextBody"/>
      </w:pPr>
    </w:p>
    <w:p w14:paraId="3A384EEE" w14:textId="77777777" w:rsidR="00105912" w:rsidRDefault="00105912">
      <w:pPr>
        <w:pStyle w:val="TextBody"/>
      </w:pPr>
    </w:p>
    <w:p w14:paraId="1D38C88B" w14:textId="77777777" w:rsidR="00105912" w:rsidRDefault="00756F4E">
      <w:pPr>
        <w:pStyle w:val="TextBody"/>
        <w:jc w:val="center"/>
      </w:pPr>
      <w:bookmarkStart w:id="111" w:name="__DdeLink__1024_1792705553"/>
      <w:r>
        <w:t xml:space="preserve">(Fig. </w:t>
      </w:r>
      <w:bookmarkEnd w:id="111"/>
      <w:r>
        <w:t xml:space="preserve">59 Edit </w:t>
      </w:r>
      <w:r>
        <w:t>Order – Formulations)</w:t>
      </w:r>
      <w:r>
        <w:br/>
      </w:r>
    </w:p>
    <w:p w14:paraId="26724C4C" w14:textId="77777777" w:rsidR="00105912" w:rsidRDefault="00756F4E">
      <w:pPr>
        <w:pStyle w:val="TextBody"/>
      </w:pPr>
      <w:ins w:id="112" w:author="Unknown Author" w:date="2017-03-12T21:25:00Z">
        <w:r>
          <w:t xml:space="preserve">Alternatively, the </w:t>
        </w:r>
        <w:proofErr w:type="spellStart"/>
        <w:r>
          <w:t>Orderer</w:t>
        </w:r>
        <w:proofErr w:type="spellEnd"/>
        <w:r>
          <w:t xml:space="preserve"> will provide comments to the Pharmacist in the 'Instructions from Physician for Pharmacist' field to address the reason why the Order was put on hold.</w:t>
        </w:r>
      </w:ins>
    </w:p>
    <w:p w14:paraId="09E5C43F" w14:textId="77777777" w:rsidR="00105912" w:rsidRDefault="00756F4E">
      <w:pPr>
        <w:pStyle w:val="TextBody"/>
      </w:pPr>
      <w:r>
        <w:rPr>
          <w:noProof/>
          <w:lang w:eastAsia="en-US" w:bidi="ar-SA"/>
        </w:rPr>
        <w:drawing>
          <wp:anchor distT="0" distB="0" distL="0" distR="0" simplePos="0" relativeHeight="23" behindDoc="0" locked="0" layoutInCell="1" allowOverlap="1" wp14:anchorId="718BC2BE" wp14:editId="19BAF6C0">
            <wp:simplePos x="0" y="0"/>
            <wp:positionH relativeFrom="column">
              <wp:align>center</wp:align>
            </wp:positionH>
            <wp:positionV relativeFrom="paragraph">
              <wp:align>top</wp:align>
            </wp:positionV>
            <wp:extent cx="3882390" cy="2755265"/>
            <wp:effectExtent l="0" t="0" r="0" b="0"/>
            <wp:wrapSquare wrapText="largest"/>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45"/>
                    <a:stretch>
                      <a:fillRect/>
                    </a:stretch>
                  </pic:blipFill>
                  <pic:spPr bwMode="auto">
                    <a:xfrm>
                      <a:off x="0" y="0"/>
                      <a:ext cx="3882390" cy="2755265"/>
                    </a:xfrm>
                    <a:prstGeom prst="rect">
                      <a:avLst/>
                    </a:prstGeom>
                    <a:noFill/>
                    <a:ln w="9525">
                      <a:noFill/>
                      <a:miter lim="800000"/>
                      <a:headEnd/>
                      <a:tailEnd/>
                    </a:ln>
                  </pic:spPr>
                </pic:pic>
              </a:graphicData>
            </a:graphic>
          </wp:anchor>
        </w:drawing>
      </w:r>
    </w:p>
    <w:p w14:paraId="4EA6670C" w14:textId="77777777" w:rsidR="00105912" w:rsidRDefault="00105912">
      <w:pPr>
        <w:pStyle w:val="TextBody"/>
      </w:pPr>
    </w:p>
    <w:p w14:paraId="60CC201C" w14:textId="77777777" w:rsidR="00105912" w:rsidRDefault="00105912">
      <w:pPr>
        <w:pStyle w:val="TextBody"/>
      </w:pPr>
    </w:p>
    <w:p w14:paraId="11F8A977" w14:textId="77777777" w:rsidR="00105912" w:rsidRDefault="00105912">
      <w:pPr>
        <w:pStyle w:val="TextBody"/>
      </w:pPr>
    </w:p>
    <w:p w14:paraId="0B8A052A" w14:textId="77777777" w:rsidR="00105912" w:rsidRDefault="00105912">
      <w:pPr>
        <w:pStyle w:val="TextBody"/>
      </w:pPr>
    </w:p>
    <w:p w14:paraId="48F4C1F2" w14:textId="77777777" w:rsidR="00105912" w:rsidRDefault="00105912">
      <w:pPr>
        <w:pStyle w:val="TextBody"/>
      </w:pPr>
    </w:p>
    <w:p w14:paraId="70C148C3" w14:textId="77777777" w:rsidR="00105912" w:rsidRDefault="00105912">
      <w:pPr>
        <w:pStyle w:val="TextBody"/>
      </w:pPr>
    </w:p>
    <w:p w14:paraId="4211579A" w14:textId="77777777" w:rsidR="00105912" w:rsidRDefault="00105912">
      <w:pPr>
        <w:pStyle w:val="TextBody"/>
      </w:pPr>
    </w:p>
    <w:p w14:paraId="2E5A850A" w14:textId="77777777" w:rsidR="00105912" w:rsidRDefault="00105912">
      <w:pPr>
        <w:pStyle w:val="TextBody"/>
      </w:pPr>
    </w:p>
    <w:p w14:paraId="61AE9F28" w14:textId="77777777" w:rsidR="00105912" w:rsidRDefault="00105912">
      <w:pPr>
        <w:pStyle w:val="TextBody"/>
      </w:pPr>
    </w:p>
    <w:p w14:paraId="031CA929" w14:textId="77777777" w:rsidR="00105912" w:rsidRDefault="00756F4E">
      <w:pPr>
        <w:pStyle w:val="TextBody"/>
        <w:jc w:val="center"/>
      </w:pPr>
      <w:r>
        <w:t>(Fig. 60 Edit Order – Instructions)</w:t>
      </w:r>
    </w:p>
    <w:p w14:paraId="7D924562" w14:textId="77777777" w:rsidR="00105912" w:rsidRDefault="00105912">
      <w:pPr>
        <w:pStyle w:val="TextBody"/>
        <w:jc w:val="center"/>
      </w:pPr>
    </w:p>
    <w:p w14:paraId="6F7CC958" w14:textId="77777777" w:rsidR="00105912" w:rsidRDefault="00756F4E">
      <w:pPr>
        <w:pStyle w:val="Heading2"/>
      </w:pPr>
      <w:bookmarkStart w:id="113" w:name="__RefHeading__2519_1928123875"/>
      <w:bookmarkStart w:id="114" w:name="_Toc47545334111"/>
      <w:bookmarkStart w:id="115" w:name="__DdeLink__6396_11315477611"/>
      <w:bookmarkEnd w:id="113"/>
      <w:r>
        <w:lastRenderedPageBreak/>
        <w:t>2.</w:t>
      </w:r>
      <w:bookmarkEnd w:id="114"/>
      <w:bookmarkEnd w:id="115"/>
      <w:r>
        <w:t xml:space="preserve">20 </w:t>
      </w:r>
      <w:r>
        <w:t>Pharmacist removes the hold on the Order(s)</w:t>
      </w:r>
    </w:p>
    <w:p w14:paraId="214538C5" w14:textId="77777777" w:rsidR="00105912" w:rsidRDefault="00756F4E">
      <w:pPr>
        <w:pStyle w:val="TextBody"/>
      </w:pPr>
      <w:r>
        <w:t xml:space="preserve">Once the Pharmacist is assured that the Orders that were placed on hold earlier, can be dispatched now, he/she logs into the Pharmacy homepage and </w:t>
      </w:r>
      <w:ins w:id="116" w:author="Unknown Author" w:date="2017-03-15T11:51:00Z">
        <w:r>
          <w:t>check marks the check-box corresponding to the Order(</w:t>
        </w:r>
        <w:proofErr w:type="gramStart"/>
        <w:r>
          <w:t>s)  on</w:t>
        </w:r>
        <w:proofErr w:type="gramEnd"/>
        <w:r>
          <w:t xml:space="preserve"> which</w:t>
        </w:r>
        <w:r>
          <w:t xml:space="preserve"> the hold has to be removed and clicks on the 'Remove Hold' button.</w:t>
        </w:r>
      </w:ins>
    </w:p>
    <w:p w14:paraId="779FA485" w14:textId="77777777" w:rsidR="00105912" w:rsidRDefault="00756F4E">
      <w:pPr>
        <w:pStyle w:val="TextBody"/>
      </w:pPr>
      <w:r>
        <w:rPr>
          <w:noProof/>
          <w:lang w:eastAsia="en-US" w:bidi="ar-SA"/>
        </w:rPr>
        <w:drawing>
          <wp:anchor distT="0" distB="0" distL="0" distR="0" simplePos="0" relativeHeight="60" behindDoc="0" locked="0" layoutInCell="1" allowOverlap="1" wp14:anchorId="3498E3D1" wp14:editId="68688803">
            <wp:simplePos x="0" y="0"/>
            <wp:positionH relativeFrom="column">
              <wp:align>center</wp:align>
            </wp:positionH>
            <wp:positionV relativeFrom="paragraph">
              <wp:align>top</wp:align>
            </wp:positionV>
            <wp:extent cx="4592320" cy="3162300"/>
            <wp:effectExtent l="0" t="0" r="0" b="0"/>
            <wp:wrapSquare wrapText="largest"/>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42"/>
                    <a:stretch>
                      <a:fillRect/>
                    </a:stretch>
                  </pic:blipFill>
                  <pic:spPr bwMode="auto">
                    <a:xfrm>
                      <a:off x="0" y="0"/>
                      <a:ext cx="4592320" cy="3162300"/>
                    </a:xfrm>
                    <a:prstGeom prst="rect">
                      <a:avLst/>
                    </a:prstGeom>
                    <a:noFill/>
                    <a:ln w="9525">
                      <a:noFill/>
                      <a:miter lim="800000"/>
                      <a:headEnd/>
                      <a:tailEnd/>
                    </a:ln>
                  </pic:spPr>
                </pic:pic>
              </a:graphicData>
            </a:graphic>
          </wp:anchor>
        </w:drawing>
      </w:r>
    </w:p>
    <w:p w14:paraId="4277830B" w14:textId="77777777" w:rsidR="00105912" w:rsidRDefault="00105912">
      <w:pPr>
        <w:pStyle w:val="TextBody"/>
      </w:pPr>
    </w:p>
    <w:p w14:paraId="7DEB193B" w14:textId="77777777" w:rsidR="00105912" w:rsidRDefault="00105912">
      <w:pPr>
        <w:pStyle w:val="TextBody"/>
      </w:pPr>
    </w:p>
    <w:p w14:paraId="3F33DD47" w14:textId="77777777" w:rsidR="00105912" w:rsidRDefault="00105912">
      <w:pPr>
        <w:pStyle w:val="TextBody"/>
      </w:pPr>
    </w:p>
    <w:p w14:paraId="43BCB58C" w14:textId="77777777" w:rsidR="00105912" w:rsidRDefault="00105912">
      <w:pPr>
        <w:pStyle w:val="TextBody"/>
      </w:pPr>
    </w:p>
    <w:p w14:paraId="398DA403" w14:textId="77777777" w:rsidR="00105912" w:rsidRDefault="00105912">
      <w:pPr>
        <w:pStyle w:val="TextBody"/>
      </w:pPr>
    </w:p>
    <w:p w14:paraId="09D9CD00" w14:textId="77777777" w:rsidR="00105912" w:rsidRDefault="00105912">
      <w:pPr>
        <w:pStyle w:val="TextBody"/>
      </w:pPr>
    </w:p>
    <w:p w14:paraId="039A3E8A" w14:textId="77777777" w:rsidR="00105912" w:rsidRDefault="00105912">
      <w:pPr>
        <w:pStyle w:val="TextBody"/>
      </w:pPr>
    </w:p>
    <w:p w14:paraId="4F5DD6D3" w14:textId="77777777" w:rsidR="00105912" w:rsidRDefault="00105912">
      <w:pPr>
        <w:pStyle w:val="TextBody"/>
      </w:pPr>
    </w:p>
    <w:p w14:paraId="5E073A50" w14:textId="77777777" w:rsidR="00105912" w:rsidRDefault="00105912">
      <w:pPr>
        <w:pStyle w:val="TextBody"/>
      </w:pPr>
    </w:p>
    <w:p w14:paraId="5654EAD9" w14:textId="77777777" w:rsidR="00105912" w:rsidRDefault="00105912">
      <w:pPr>
        <w:pStyle w:val="TextBody"/>
      </w:pPr>
    </w:p>
    <w:p w14:paraId="12C2743B" w14:textId="77777777" w:rsidR="00105912" w:rsidRDefault="00756F4E">
      <w:pPr>
        <w:pStyle w:val="TextBody"/>
        <w:jc w:val="center"/>
      </w:pPr>
      <w:r>
        <w:t>(Fig. 61 Pharmacy homepage)</w:t>
      </w:r>
    </w:p>
    <w:p w14:paraId="48F1B667" w14:textId="77777777" w:rsidR="00105912" w:rsidRDefault="00105912">
      <w:pPr>
        <w:pStyle w:val="TextBody"/>
        <w:jc w:val="center"/>
      </w:pPr>
    </w:p>
    <w:p w14:paraId="7BEF6561" w14:textId="77777777" w:rsidR="00105912" w:rsidRDefault="00756F4E">
      <w:pPr>
        <w:pStyle w:val="TextBody"/>
      </w:pPr>
      <w:r>
        <w:t xml:space="preserve">This will display a pop-up to confirm removal of the hold on the Order(s) and set the Order status as 'Active', thus removing the Order(s) from </w:t>
      </w:r>
      <w:r>
        <w:t>this list.</w:t>
      </w:r>
    </w:p>
    <w:p w14:paraId="2A1143E2" w14:textId="77777777" w:rsidR="00105912" w:rsidRDefault="00756F4E">
      <w:pPr>
        <w:pStyle w:val="TextBody"/>
      </w:pPr>
      <w:r>
        <w:rPr>
          <w:noProof/>
          <w:lang w:eastAsia="en-US" w:bidi="ar-SA"/>
        </w:rPr>
        <w:drawing>
          <wp:anchor distT="0" distB="0" distL="0" distR="0" simplePos="0" relativeHeight="44" behindDoc="0" locked="0" layoutInCell="1" allowOverlap="1" wp14:anchorId="0D36D90C" wp14:editId="0C3161CD">
            <wp:simplePos x="0" y="0"/>
            <wp:positionH relativeFrom="column">
              <wp:align>center</wp:align>
            </wp:positionH>
            <wp:positionV relativeFrom="paragraph">
              <wp:align>top</wp:align>
            </wp:positionV>
            <wp:extent cx="2212975" cy="822960"/>
            <wp:effectExtent l="0" t="0" r="0" b="0"/>
            <wp:wrapSquare wrapText="largest"/>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a:picLocks noChangeAspect="1" noChangeArrowheads="1"/>
                    </pic:cNvPicPr>
                  </pic:nvPicPr>
                  <pic:blipFill>
                    <a:blip r:embed="rId19"/>
                    <a:stretch>
                      <a:fillRect/>
                    </a:stretch>
                  </pic:blipFill>
                  <pic:spPr bwMode="auto">
                    <a:xfrm>
                      <a:off x="0" y="0"/>
                      <a:ext cx="2212975" cy="822960"/>
                    </a:xfrm>
                    <a:prstGeom prst="rect">
                      <a:avLst/>
                    </a:prstGeom>
                    <a:noFill/>
                    <a:ln w="9525">
                      <a:noFill/>
                      <a:miter lim="800000"/>
                      <a:headEnd/>
                      <a:tailEnd/>
                    </a:ln>
                  </pic:spPr>
                </pic:pic>
              </a:graphicData>
            </a:graphic>
          </wp:anchor>
        </w:drawing>
      </w:r>
    </w:p>
    <w:p w14:paraId="73660280" w14:textId="77777777" w:rsidR="00105912" w:rsidRDefault="00105912">
      <w:pPr>
        <w:pStyle w:val="TextBody"/>
      </w:pPr>
    </w:p>
    <w:p w14:paraId="2B7ADAB1" w14:textId="77777777" w:rsidR="00105912" w:rsidRDefault="00105912">
      <w:pPr>
        <w:pStyle w:val="TextBody"/>
      </w:pPr>
    </w:p>
    <w:p w14:paraId="23248B40" w14:textId="77777777" w:rsidR="00105912" w:rsidRDefault="00756F4E">
      <w:pPr>
        <w:pStyle w:val="TextBody"/>
        <w:jc w:val="center"/>
      </w:pPr>
      <w:r>
        <w:t>(Fig. 62 Confirm hold removal)</w:t>
      </w:r>
      <w:bookmarkStart w:id="117" w:name="_GoBack"/>
      <w:bookmarkEnd w:id="117"/>
    </w:p>
    <w:sectPr w:rsidR="00105912">
      <w:footerReference w:type="default" r:id="rId46"/>
      <w:pgSz w:w="12240" w:h="15840"/>
      <w:pgMar w:top="1134" w:right="1134" w:bottom="1693" w:left="1134" w:header="0" w:footer="1134" w:gutter="0"/>
      <w:cols w:space="720"/>
      <w:formProt w:val="0"/>
      <w:docGrid w:linePitch="240" w:charSpace="-614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Barry Levine" w:date="2017-03-08T09:13:00Z" w:initials="BL">
    <w:p w14:paraId="4C5F46DC" w14:textId="77777777" w:rsidR="00105912" w:rsidRDefault="00756F4E">
      <w:r>
        <w:t>How is this commu</w:t>
      </w:r>
      <w:r>
        <w:t>nicated to the pharm?</w:t>
      </w:r>
    </w:p>
  </w:comment>
  <w:comment w:id="16" w:author="Unknown Author" w:date="2017-03-12T17:16:00Z" w:initials="">
    <w:p w14:paraId="7E2E363E" w14:textId="77777777" w:rsidR="00105912" w:rsidRDefault="00756F4E">
      <w:r>
        <w:rPr>
          <w:rFonts w:ascii="Ubuntu" w:hAnsi="Ubuntu"/>
          <w:i/>
          <w:sz w:val="16"/>
        </w:rPr>
        <w:t>Reply to Barry Levine (03/08/2017, 09:13): Communicated via field provided. Snapshots included in wireframe section.</w:t>
      </w:r>
    </w:p>
  </w:comment>
  <w:comment w:id="20" w:author="Barry Levine" w:date="2017-03-08T09:14:00Z" w:initials="BL">
    <w:p w14:paraId="4DE3DDF0" w14:textId="77777777" w:rsidR="00105912" w:rsidRDefault="00756F4E">
      <w:r>
        <w:t>Handling of group is same as regimen – I’ll skip this part</w:t>
      </w:r>
    </w:p>
  </w:comment>
  <w:comment w:id="65" w:author="Unknown Author" w:date="2017-02-01T00:28:00Z" w:initials="">
    <w:p w14:paraId="171B4FB2" w14:textId="77777777" w:rsidR="00105912" w:rsidRDefault="00756F4E">
      <w:r>
        <w:rPr>
          <w:rFonts w:ascii="Ubuntu" w:hAnsi="Ubuntu"/>
          <w:sz w:val="20"/>
        </w:rPr>
        <w:t>Provider contact details visible u</w:t>
      </w:r>
      <w:r>
        <w:rPr>
          <w:rFonts w:ascii="Ubuntu" w:hAnsi="Ubuntu"/>
          <w:sz w:val="20"/>
        </w:rPr>
        <w:t xml:space="preserve">pon clicking the Provider name in the last column. </w:t>
      </w:r>
    </w:p>
    <w:p w14:paraId="0DCD15EA" w14:textId="77777777" w:rsidR="00105912" w:rsidRDefault="00105912"/>
    <w:p w14:paraId="0FCE78F8" w14:textId="77777777" w:rsidR="00105912" w:rsidRDefault="00756F4E">
      <w:r>
        <w:rPr>
          <w:rFonts w:ascii="Ubuntu" w:hAnsi="Ubuntu"/>
          <w:sz w:val="20"/>
        </w:rPr>
        <w:t>Option to click Email-link and send a mail to the Provider.</w:t>
      </w:r>
    </w:p>
  </w:comment>
  <w:comment w:id="69" w:author="Barry Levine" w:date="2017-03-13T11:26:00Z" w:initials="BL">
    <w:p w14:paraId="773B29B7" w14:textId="77777777" w:rsidR="00105912" w:rsidRDefault="00756F4E">
      <w:r>
        <w:t xml:space="preserve">Note if the order is modified then the original order is marked void in </w:t>
      </w:r>
      <w:proofErr w:type="spellStart"/>
      <w:r>
        <w:t>db</w:t>
      </w:r>
      <w:proofErr w:type="spellEnd"/>
      <w:r>
        <w:t xml:space="preserve"> and the modified order is </w:t>
      </w:r>
      <w:r>
        <w:t>created – be sure to never discard any action that causes an entry in the DB.</w:t>
      </w:r>
    </w:p>
  </w:comment>
  <w:comment w:id="70" w:author="Unknown Author" w:date="2017-03-15T12:05:00Z" w:initials="">
    <w:p w14:paraId="33BC3C1B" w14:textId="77777777" w:rsidR="00105912" w:rsidRDefault="00756F4E">
      <w:r>
        <w:rPr>
          <w:rFonts w:ascii="Ubuntu" w:hAnsi="Ubuntu"/>
          <w:i/>
          <w:sz w:val="16"/>
        </w:rPr>
        <w:t>Reply to Barry Levine (03/13/2017, 11:26): Noted</w:t>
      </w:r>
    </w:p>
  </w:comment>
  <w:comment w:id="77" w:author="Unknown Author" w:date="2017-02-01T00:28:00Z" w:initials="">
    <w:p w14:paraId="3854BB83" w14:textId="77777777" w:rsidR="00105912" w:rsidRDefault="00756F4E">
      <w:r>
        <w:rPr>
          <w:rFonts w:ascii="Ubuntu" w:hAnsi="Ubuntu"/>
          <w:sz w:val="20"/>
        </w:rPr>
        <w:t>Provider contact details visible upon clicking the Provider name in the last column with an option to click Email-link and send a mail to the Provider.</w:t>
      </w:r>
    </w:p>
  </w:comment>
  <w:comment w:id="78" w:author="Unknown Author" w:date="2017-02-17T10:29:00Z" w:initials="">
    <w:p w14:paraId="25AA6D81" w14:textId="77777777" w:rsidR="00105912" w:rsidRDefault="00756F4E">
      <w:r>
        <w:rPr>
          <w:rFonts w:ascii="Ubuntu" w:hAnsi="Ubuntu"/>
          <w:sz w:val="20"/>
        </w:rPr>
        <w:t>Fragment on the right has a definite height and a scrolling option which will allow the Pharmacist to sc</w:t>
      </w:r>
      <w:r>
        <w:rPr>
          <w:rFonts w:ascii="Ubuntu" w:hAnsi="Ubuntu"/>
          <w:sz w:val="20"/>
        </w:rPr>
        <w:t>roll through the fragment and not the page if there are more number of drugs.</w:t>
      </w:r>
    </w:p>
  </w:comment>
  <w:comment w:id="79" w:author="Unknown Author" w:date="2017-02-21T09:08:00Z" w:initials="">
    <w:p w14:paraId="1637AA55" w14:textId="77777777" w:rsidR="00105912" w:rsidRDefault="00756F4E">
      <w:r>
        <w:rPr>
          <w:rFonts w:ascii="Ubuntu" w:hAnsi="Ubuntu"/>
          <w:sz w:val="20"/>
        </w:rPr>
        <w:t>The email will list each of the Orders from the group that are requested to be discarded.</w:t>
      </w:r>
    </w:p>
  </w:comment>
  <w:comment w:id="80" w:author="Unknown Author" w:date="2017-02-01T00:28:00Z" w:initials="">
    <w:p w14:paraId="708E48C1" w14:textId="77777777" w:rsidR="00105912" w:rsidRDefault="00756F4E">
      <w:r>
        <w:rPr>
          <w:rFonts w:ascii="Ubuntu" w:hAnsi="Ubuntu"/>
          <w:sz w:val="20"/>
        </w:rPr>
        <w:t>Reason for the Order being requested to discarded displayed upon hovering cursor.</w:t>
      </w:r>
    </w:p>
  </w:comment>
  <w:comment w:id="90" w:author="Unknown Author" w:date="2017-02-01T00:28:00Z" w:initials="">
    <w:p w14:paraId="1D8A1810" w14:textId="77777777" w:rsidR="00105912" w:rsidRDefault="00756F4E">
      <w:r>
        <w:rPr>
          <w:rFonts w:ascii="Ubuntu" w:hAnsi="Ubuntu"/>
          <w:sz w:val="20"/>
        </w:rPr>
        <w:t>Provid</w:t>
      </w:r>
      <w:r>
        <w:rPr>
          <w:rFonts w:ascii="Ubuntu" w:hAnsi="Ubuntu"/>
          <w:sz w:val="20"/>
        </w:rPr>
        <w:t xml:space="preserve">er contact details visible upon clicking the Provider name in the last column. </w:t>
      </w:r>
    </w:p>
    <w:p w14:paraId="55C9F2B5" w14:textId="77777777" w:rsidR="00105912" w:rsidRDefault="00105912"/>
    <w:p w14:paraId="3F70DBE0" w14:textId="77777777" w:rsidR="00105912" w:rsidRDefault="00756F4E">
      <w:r>
        <w:rPr>
          <w:rFonts w:ascii="Ubuntu" w:hAnsi="Ubuntu"/>
          <w:sz w:val="20"/>
        </w:rPr>
        <w:t>Option to click Email-link and send a mail to the Provider.</w:t>
      </w:r>
    </w:p>
  </w:comment>
  <w:comment w:id="107" w:author="Microsoft Office User" w:date="2017-03-16T15:47:00Z" w:initials="Office">
    <w:p w14:paraId="62963A14" w14:textId="6371574D" w:rsidR="00D20AFB" w:rsidRDefault="00D20AFB">
      <w:pPr>
        <w:pStyle w:val="CommentText"/>
      </w:pPr>
      <w:r>
        <w:rPr>
          <w:rStyle w:val="CommentReference"/>
        </w:rPr>
        <w:annotationRef/>
      </w:r>
      <w:r>
        <w:t xml:space="preserve">Only send email for clarification of order or if </w:t>
      </w:r>
      <w:proofErr w:type="spellStart"/>
      <w:r>
        <w:t>orderer</w:t>
      </w:r>
      <w:proofErr w:type="spellEnd"/>
      <w:r>
        <w:t xml:space="preserve"> requested notification of putting on hold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5F46DC" w15:done="0"/>
  <w15:commentEx w15:paraId="7E2E363E" w15:done="0"/>
  <w15:commentEx w15:paraId="4DE3DDF0" w15:done="0"/>
  <w15:commentEx w15:paraId="0FCE78F8" w15:done="0"/>
  <w15:commentEx w15:paraId="773B29B7" w15:done="0"/>
  <w15:commentEx w15:paraId="33BC3C1B" w15:done="0"/>
  <w15:commentEx w15:paraId="3854BB83" w15:done="0"/>
  <w15:commentEx w15:paraId="25AA6D81" w15:done="0"/>
  <w15:commentEx w15:paraId="1637AA55" w15:done="0"/>
  <w15:commentEx w15:paraId="708E48C1" w15:done="0"/>
  <w15:commentEx w15:paraId="3F70DBE0" w15:done="0"/>
  <w15:commentEx w15:paraId="62963A1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D53595" w14:textId="77777777" w:rsidR="00756F4E" w:rsidRDefault="00756F4E">
      <w:r>
        <w:separator/>
      </w:r>
    </w:p>
  </w:endnote>
  <w:endnote w:type="continuationSeparator" w:id="0">
    <w:p w14:paraId="3012330F" w14:textId="77777777" w:rsidR="00756F4E" w:rsidRDefault="00756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Liberation Mono">
    <w:altName w:val="Courier New"/>
    <w:charset w:val="01"/>
    <w:family w:val="roman"/>
    <w:pitch w:val="variable"/>
  </w:font>
  <w:font w:name="Mangal">
    <w:panose1 w:val="02040503050203030202"/>
    <w:charset w:val="00"/>
    <w:family w:val="auto"/>
    <w:pitch w:val="variable"/>
    <w:sig w:usb0="00008003" w:usb1="00000000" w:usb2="00000000" w:usb3="00000000" w:csb0="00000001" w:csb1="00000000"/>
  </w:font>
  <w:font w:name="Ubuntu">
    <w:altName w:val="Times New Roman"/>
    <w:charset w:val="01"/>
    <w:family w:val="roman"/>
    <w:pitch w:val="variable"/>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D58D7" w14:textId="77777777" w:rsidR="00105912" w:rsidRDefault="00756F4E">
    <w:pPr>
      <w:pStyle w:val="Footer"/>
      <w:jc w:val="right"/>
    </w:pPr>
    <w:r>
      <w:fldChar w:fldCharType="begin"/>
    </w:r>
    <w:r>
      <w:instrText>PAGE</w:instrText>
    </w:r>
    <w:r>
      <w:fldChar w:fldCharType="separate"/>
    </w:r>
    <w:r w:rsidR="00D20AFB">
      <w:rPr>
        <w:noProof/>
      </w:rPr>
      <w:t>40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85582" w14:textId="77777777" w:rsidR="00756F4E" w:rsidRDefault="00756F4E">
      <w:r>
        <w:separator/>
      </w:r>
    </w:p>
  </w:footnote>
  <w:footnote w:type="continuationSeparator" w:id="0">
    <w:p w14:paraId="1A9BB986" w14:textId="77777777" w:rsidR="00756F4E" w:rsidRDefault="00756F4E">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912"/>
    <w:rsid w:val="00023978"/>
    <w:rsid w:val="00105912"/>
    <w:rsid w:val="00720D06"/>
    <w:rsid w:val="00756F4E"/>
    <w:rsid w:val="00D20AF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ED8AA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widowControl w:val="0"/>
      <w:suppressAutoHyphens/>
    </w:pPr>
    <w:rPr>
      <w:color w:val="00000A"/>
    </w:r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A41D7B"/>
    <w:rPr>
      <w:rFonts w:ascii="Lucida Grande" w:hAnsi="Lucida Grande" w:cs="Lucida Grande"/>
      <w:color w:val="00000A"/>
      <w:sz w:val="18"/>
      <w:szCs w:val="18"/>
    </w:rPr>
  </w:style>
  <w:style w:type="character" w:styleId="CommentReference">
    <w:name w:val="annotation reference"/>
    <w:basedOn w:val="DefaultParagraphFont"/>
    <w:uiPriority w:val="99"/>
    <w:semiHidden/>
    <w:unhideWhenUsed/>
    <w:rsid w:val="00A41D7B"/>
    <w:rPr>
      <w:sz w:val="18"/>
      <w:szCs w:val="18"/>
    </w:rPr>
  </w:style>
  <w:style w:type="character" w:customStyle="1" w:styleId="CommentTextChar">
    <w:name w:val="Comment Text Char"/>
    <w:basedOn w:val="DefaultParagraphFont"/>
    <w:link w:val="CommentText"/>
    <w:uiPriority w:val="99"/>
    <w:rsid w:val="00A41D7B"/>
    <w:rPr>
      <w:color w:val="00000A"/>
    </w:rPr>
  </w:style>
  <w:style w:type="character" w:customStyle="1" w:styleId="CommentSubjectChar">
    <w:name w:val="Comment Subject Char"/>
    <w:basedOn w:val="CommentTextChar"/>
    <w:link w:val="CommentSubject"/>
    <w:uiPriority w:val="99"/>
    <w:semiHidden/>
    <w:rsid w:val="00A41D7B"/>
    <w:rPr>
      <w:b/>
      <w:bCs/>
      <w:color w:val="00000A"/>
      <w:sz w:val="20"/>
      <w:szCs w:val="20"/>
    </w:rPr>
  </w:style>
  <w:style w:type="character" w:customStyle="1" w:styleId="InternetLink">
    <w:name w:val="Internet Link"/>
    <w:basedOn w:val="DefaultParagraphFont"/>
    <w:uiPriority w:val="99"/>
    <w:unhideWhenUsed/>
    <w:rsid w:val="00625E97"/>
    <w:rPr>
      <w:color w:val="0000FF"/>
      <w:u w:val="single"/>
      <w:lang w:val="uz-Cyrl-UZ" w:eastAsia="uz-Cyrl-UZ" w:bidi="uz-Cyrl-UZ"/>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Liberation Mono" w:hAnsi="Liberation Mono" w:cs="Liberation Mono"/>
      <w:sz w:val="20"/>
      <w:szCs w:val="20"/>
    </w:rPr>
  </w:style>
  <w:style w:type="paragraph" w:styleId="Footer">
    <w:name w:val="footer"/>
    <w:basedOn w:val="Normal"/>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styleId="BalloonText">
    <w:name w:val="Balloon Text"/>
    <w:basedOn w:val="Normal"/>
    <w:link w:val="BalloonTextChar"/>
    <w:uiPriority w:val="99"/>
    <w:semiHidden/>
    <w:unhideWhenUsed/>
    <w:rsid w:val="00A41D7B"/>
    <w:rPr>
      <w:rFonts w:ascii="Lucida Grande" w:hAnsi="Lucida Grande" w:cs="Lucida Grande"/>
      <w:sz w:val="18"/>
      <w:szCs w:val="18"/>
    </w:rPr>
  </w:style>
  <w:style w:type="paragraph" w:styleId="CommentText">
    <w:name w:val="annotation text"/>
    <w:basedOn w:val="Normal"/>
    <w:link w:val="CommentTextChar"/>
    <w:uiPriority w:val="99"/>
    <w:unhideWhenUsed/>
    <w:rsid w:val="00A41D7B"/>
  </w:style>
  <w:style w:type="paragraph" w:styleId="CommentSubject">
    <w:name w:val="annotation subject"/>
    <w:basedOn w:val="CommentText"/>
    <w:link w:val="CommentSubjectChar"/>
    <w:uiPriority w:val="99"/>
    <w:semiHidden/>
    <w:unhideWhenUsed/>
    <w:rsid w:val="00A41D7B"/>
    <w:rPr>
      <w:b/>
      <w:bCs/>
      <w:sz w:val="20"/>
      <w:szCs w:val="20"/>
    </w:rPr>
  </w:style>
  <w:style w:type="paragraph" w:customStyle="1" w:styleId="ContentsHeading">
    <w:name w:val="Contents Heading"/>
    <w:basedOn w:val="Heading"/>
  </w:style>
  <w:style w:type="paragraph" w:customStyle="1" w:styleId="Contents1">
    <w:name w:val="Contents 1"/>
    <w:basedOn w:val="Normal"/>
    <w:next w:val="Normal"/>
    <w:autoRedefine/>
    <w:uiPriority w:val="39"/>
    <w:unhideWhenUsed/>
    <w:rsid w:val="00625E97"/>
    <w:pPr>
      <w:spacing w:after="100"/>
    </w:pPr>
    <w:rPr>
      <w:rFonts w:cs="Mangal"/>
      <w:szCs w:val="21"/>
    </w:rPr>
  </w:style>
  <w:style w:type="paragraph" w:customStyle="1" w:styleId="Contents2">
    <w:name w:val="Contents 2"/>
    <w:basedOn w:val="Normal"/>
    <w:next w:val="Normal"/>
    <w:autoRedefine/>
    <w:uiPriority w:val="39"/>
    <w:unhideWhenUsed/>
    <w:rsid w:val="00625E97"/>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fontTable" Target="fontTable.xml"/><Relationship Id="rId48" Type="http://schemas.microsoft.com/office/2011/relationships/people" Target="people.xml"/><Relationship Id="rId4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AC5BB-9454-2940-9296-AB6706F48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40</Pages>
  <Words>5445</Words>
  <Characters>31043</Characters>
  <Application>Microsoft Macintosh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2017-03-16T22:36:00Z</dcterms:created>
  <dcterms:modified xsi:type="dcterms:W3CDTF">2017-03-16T22:50:00Z</dcterms:modified>
  <dc:language>en-US</dc:language>
</cp:coreProperties>
</file>